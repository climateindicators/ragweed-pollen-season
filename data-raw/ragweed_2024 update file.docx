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3968" w14:textId="77777777" w:rsidR="008D4D9C" w:rsidRPr="00D939BC" w:rsidRDefault="008D4D9C" w:rsidP="008D4D9C">
      <w:pPr>
        <w:pStyle w:val="Heading1"/>
      </w:pPr>
      <w:commentRangeStart w:id="0"/>
      <w:r w:rsidRPr="00D939BC">
        <w:t>Ragweed</w:t>
      </w:r>
      <w:commentRangeEnd w:id="0"/>
      <w:r w:rsidR="00950734">
        <w:rPr>
          <w:rStyle w:val="CommentReference"/>
          <w:rFonts w:asciiTheme="minorHAnsi" w:eastAsia="Times New Roman" w:hAnsiTheme="minorHAnsi" w:cs="Times New Roman"/>
          <w:b w:val="0"/>
          <w:bCs w:val="0"/>
          <w:color w:val="auto"/>
        </w:rPr>
        <w:commentReference w:id="0"/>
      </w:r>
      <w:r w:rsidRPr="00D939BC">
        <w:t xml:space="preserve"> Pollen Season</w:t>
      </w:r>
    </w:p>
    <w:p w14:paraId="21AC49F0" w14:textId="77777777" w:rsidR="008D4D9C" w:rsidRPr="00D939BC" w:rsidRDefault="008D4D9C" w:rsidP="008D4D9C">
      <w:pPr>
        <w:pStyle w:val="Subtitle"/>
      </w:pPr>
      <w:r w:rsidRPr="00D939BC">
        <w:t>This indicator depicts changes in the length of ragweed pollen season in the United States and Canada.</w:t>
      </w:r>
    </w:p>
    <w:p w14:paraId="699D391A" w14:textId="77777777" w:rsidR="008D4D9C" w:rsidRPr="00D939BC" w:rsidRDefault="008D4D9C" w:rsidP="008D4D9C">
      <w:pPr>
        <w:pStyle w:val="Heading2"/>
      </w:pPr>
      <w:r w:rsidRPr="00D939BC">
        <w:t>Background</w:t>
      </w:r>
    </w:p>
    <w:p w14:paraId="4FA48E22" w14:textId="6E1C2F43" w:rsidR="008D4D9C" w:rsidRPr="00491A95" w:rsidRDefault="008D4D9C" w:rsidP="008D4D9C">
      <w:pPr>
        <w:pStyle w:val="BodyText"/>
      </w:pPr>
      <w:r w:rsidRPr="00491A95">
        <w:t xml:space="preserve">Allergies are a major public health concern, </w:t>
      </w:r>
      <w:r>
        <w:t>with hay fever (congestion, runny nose, itchy eyes</w:t>
      </w:r>
      <w:r w:rsidRPr="00491A95">
        <w:t>)</w:t>
      </w:r>
      <w:r>
        <w:t xml:space="preserve"> </w:t>
      </w:r>
      <w:r w:rsidRPr="00491A95">
        <w:t xml:space="preserve">accounting for more than 13 million visits to </w:t>
      </w:r>
      <w:r>
        <w:t>physicians’</w:t>
      </w:r>
      <w:r w:rsidRPr="00491A95">
        <w:t xml:space="preserve"> offices </w:t>
      </w:r>
      <w:r>
        <w:t>and other medical facilities every</w:t>
      </w:r>
      <w:r w:rsidRPr="00491A95">
        <w:t xml:space="preserve"> year.</w:t>
      </w:r>
      <w:r w:rsidR="00AD7530">
        <w:fldChar w:fldCharType="begin"/>
      </w:r>
      <w:r w:rsidR="00AD7530">
        <w:instrText xml:space="preserve"> ADDIN ZOTERO_ITEM CSL_CITATION {"citationID":"8uSh95Nv","properties":{"formattedCitation":"\\super 1\\nosupersub{}","plainCitation":"1","noteIndex":0},"citationItems":[{"id":27353,"uris":["http://zotero.org/groups/5470261/items/L6NPI234"],"itemData":{"id":27353,"type":"report","number":"Vital Health Statistics Series 13, Number 169","publisher":"National Center for Health Statistics","title":"Ambulatory medical care utilization estimates for 2007","URL":"www.cdc.gov/nchs/data/series/sr_13/sr13_169.pdf","author":[{"family":"Schappert","given":"S.M."},{"family":"Rechtsteiner","given":"E.A."}],"issued":{"date-parts":[["2011"]]}}}],"schema":"https://github.com/citation-style-language/schema/raw/master/csl-citation.json"} </w:instrText>
      </w:r>
      <w:r w:rsidR="00AD7530">
        <w:fldChar w:fldCharType="separate"/>
      </w:r>
      <w:r w:rsidR="00AD7530" w:rsidRPr="00AD7530">
        <w:rPr>
          <w:rFonts w:ascii="Calibri" w:hAnsi="Calibri" w:cs="Calibri"/>
          <w:szCs w:val="24"/>
          <w:vertAlign w:val="superscript"/>
        </w:rPr>
        <w:t>1</w:t>
      </w:r>
      <w:r w:rsidR="00AD7530">
        <w:fldChar w:fldCharType="end"/>
      </w:r>
      <w:del w:id="1" w:author="Matthew Mitchell" w:date="2024-04-25T23:06:00Z">
        <w:r w:rsidRPr="00491A95" w:rsidDel="00E06859">
          <w:rPr>
            <w:rStyle w:val="EndnoteReference"/>
            <w:rFonts w:cstheme="minorHAnsi"/>
          </w:rPr>
          <w:endnoteReference w:id="1"/>
        </w:r>
      </w:del>
      <w:r>
        <w:t xml:space="preserve"> One of the most common </w:t>
      </w:r>
      <w:r w:rsidRPr="00491A95">
        <w:t>environmental allergen</w:t>
      </w:r>
      <w:r>
        <w:t>s is ragweed, which</w:t>
      </w:r>
      <w:r w:rsidRPr="00491A95">
        <w:t xml:space="preserve"> can cause hay fever</w:t>
      </w:r>
      <w:r>
        <w:t xml:space="preserve"> </w:t>
      </w:r>
      <w:r w:rsidRPr="00491A95">
        <w:t>and trigger asthma attacks, especially in children and the elderly.</w:t>
      </w:r>
      <w:r w:rsidR="00E06859">
        <w:fldChar w:fldCharType="begin"/>
      </w:r>
      <w:r w:rsidR="00E06859">
        <w:instrText xml:space="preserve"> ADDIN ZOTERO_ITEM CSL_CITATION {"citationID":"7nhnoTi6","properties":{"formattedCitation":"\\super 2\\nosupersub{}","plainCitation":"2","noteIndex":0},"citationItems":[{"id":27354,"uris":["http://zotero.org/groups/5470261/items/M8RV2IQ2"],"itemData":{"id":27354,"type":"chapter","container-title":"The impacts of climate change on human health in the United States: A scientific assessment","page":"69-98","title":"Chapter 3: Air quality impacts","URL":"https://doi.org/10.7930/J0GQ6Vp6","author":[{"family":"Fann","given":"N."},{"family":"Brennan","given":"T."},{"family":"Dolwick","given":"P."},{"family":"Gamble","given":"J.L."},{"family":"Ilacqua","given":"V."},{"family":"Kolb","given":"L."},{"family":"Nolte","given":"C.G."},{"family":"Spero","given":"T.L."},{"family":"Ziska","given":"L."}],"container-author":[{"literal":"USGCRP (U.S. Global Change Research Program)"}]}}],"schema":"https://github.com/citation-style-language/schema/raw/master/csl-citation.json"} </w:instrText>
      </w:r>
      <w:r w:rsidR="00E06859">
        <w:fldChar w:fldCharType="separate"/>
      </w:r>
      <w:r w:rsidR="00E06859" w:rsidRPr="00E06859">
        <w:rPr>
          <w:rFonts w:ascii="Calibri" w:hAnsi="Calibri" w:cs="Calibri"/>
          <w:szCs w:val="24"/>
          <w:vertAlign w:val="superscript"/>
        </w:rPr>
        <w:t>2</w:t>
      </w:r>
      <w:r w:rsidR="00E06859">
        <w:fldChar w:fldCharType="end"/>
      </w:r>
      <w:del w:id="4" w:author="Matthew Mitchell" w:date="2024-04-25T23:07:00Z">
        <w:r w:rsidR="006878A0" w:rsidDel="00E06859">
          <w:rPr>
            <w:rStyle w:val="EndnoteReference"/>
          </w:rPr>
          <w:endnoteReference w:id="2"/>
        </w:r>
      </w:del>
      <w:r w:rsidRPr="00491A95">
        <w:t xml:space="preserve"> </w:t>
      </w:r>
      <w:r>
        <w:t>An estimated</w:t>
      </w:r>
      <w:r w:rsidRPr="00491A95">
        <w:t xml:space="preserve"> </w:t>
      </w:r>
      <w:r w:rsidR="006878A0">
        <w:t>15.5</w:t>
      </w:r>
      <w:r w:rsidR="006878A0" w:rsidRPr="00491A95">
        <w:t xml:space="preserve"> </w:t>
      </w:r>
      <w:r w:rsidRPr="00491A95">
        <w:t xml:space="preserve">percent of all Americans are </w:t>
      </w:r>
      <w:r>
        <w:t>sensitive</w:t>
      </w:r>
      <w:r w:rsidRPr="00491A95">
        <w:t xml:space="preserve"> to </w:t>
      </w:r>
      <w:commentRangeStart w:id="7"/>
      <w:r w:rsidRPr="00491A95">
        <w:t>ragweed</w:t>
      </w:r>
      <w:commentRangeEnd w:id="7"/>
      <w:r w:rsidR="00A974F2">
        <w:rPr>
          <w:rStyle w:val="CommentReference"/>
          <w:bCs w:val="0"/>
        </w:rPr>
        <w:commentReference w:id="7"/>
      </w:r>
      <w:r w:rsidRPr="00491A95">
        <w:t>.</w:t>
      </w:r>
      <w:r w:rsidR="00547EE9">
        <w:fldChar w:fldCharType="begin"/>
      </w:r>
      <w:r w:rsidR="00E06859">
        <w:instrText xml:space="preserve"> ADDIN ZOTERO_ITEM CSL_CITATION {"citationID":"aselEPg2","properties":{"formattedCitation":"\\super 3\\nosupersub{}","plainCitation":"3","noteIndex":0},"citationItems":[{"id":27355,"uris":["http://zotero.org/groups/5470261/items/7KDD6B9F"],"itemData":{"id":27355,"type":"article-journal","container-title":"Journal of Allergy and Clinical Immunology","DOI":"10.1016/j.jaci.2013.12.1071","ISSN":"00916749","issue":"2","journalAbbreviation":"Journal of Allergy and Clinical Immunology","language":"en","license":"https://www.elsevier.com/tdm/userlicense/1.0/","page":"350-359 (See online data repository)","source":"DOI.org (Crossref)","title":"Prevalence of allergic sensitization in the United States: Results from the National Health and Nutrition Examination Survey (NHANES) 2005–2006","title-short":"Prevalence of allergic sensitization in the United States","URL":"https://linkinghub.elsevier.com/retrieve/pii/S009167491302993X","volume":"134","author":[{"family":"Salo","given":"Päivi M."},{"family":"Arbes","given":"Samuel J."},{"family":"Jaramillo","given":"Renee"},{"family":"Calatroni","given":"Agustin"},{"family":"Weir","given":"Charles H."},{"family":"Sever","given":"Michelle L."},{"family":"Hoppin","given":"Jane A."},{"family":"Rose","given":"Kathryn M."},{"family":"Liu","given":"Andrew H."},{"family":"Gergen","given":"Peter J."},{"family":"Mitchell","given":"Herman E."},{"family":"Zeldin","given":"Darryl C."}],"accessed":{"date-parts":[["2024",4,25]]},"issued":{"date-parts":[["2014",8]]}}}],"schema":"https://github.com/citation-style-language/schema/raw/master/csl-citation.json"} </w:instrText>
      </w:r>
      <w:r w:rsidR="00547EE9">
        <w:fldChar w:fldCharType="separate"/>
      </w:r>
      <w:r w:rsidR="00E06859" w:rsidRPr="00E06859">
        <w:rPr>
          <w:rFonts w:ascii="Calibri" w:hAnsi="Calibri" w:cs="Calibri"/>
          <w:szCs w:val="24"/>
          <w:vertAlign w:val="superscript"/>
        </w:rPr>
        <w:t>3</w:t>
      </w:r>
      <w:r w:rsidR="00547EE9">
        <w:fldChar w:fldCharType="end"/>
      </w:r>
      <w:del w:id="8" w:author="Matthew Mitchell" w:date="2024-04-25T23:06:00Z">
        <w:r w:rsidRPr="00491A95" w:rsidDel="00AD7530">
          <w:rPr>
            <w:rStyle w:val="EndnoteReference"/>
            <w:rFonts w:cstheme="minorHAnsi"/>
          </w:rPr>
          <w:endnoteReference w:id="3"/>
        </w:r>
      </w:del>
      <w:r w:rsidR="006878A0">
        <w:t xml:space="preserve"> </w:t>
      </w:r>
    </w:p>
    <w:p w14:paraId="76ED9992" w14:textId="462F9202" w:rsidR="008D4D9C" w:rsidRDefault="008D4D9C" w:rsidP="008D4D9C">
      <w:pPr>
        <w:pStyle w:val="BodyText"/>
      </w:pPr>
      <w:r w:rsidRPr="00491A95">
        <w:t>Ragweed plants mature in mid-summer and produce small flowers that generate pollen.</w:t>
      </w:r>
      <w:r>
        <w:t xml:space="preserve"> Ragweed pollen season usually peaks in late summer and early fall, but these plants often continue to produce pollen until the first frost. A</w:t>
      </w:r>
      <w:r w:rsidRPr="00491A95">
        <w:t xml:space="preserve"> single ragweed plan</w:t>
      </w:r>
      <w:r>
        <w:t>t</w:t>
      </w:r>
      <w:r w:rsidRPr="00491A95">
        <w:t xml:space="preserve"> can produce up to a billion pollen grains</w:t>
      </w:r>
      <w:r>
        <w:t xml:space="preserve"> in one season, and these grains can be carried long distances by the wind</w:t>
      </w:r>
      <w:r w:rsidRPr="00491A95">
        <w:t>.</w:t>
      </w:r>
      <w:r w:rsidR="00712C7F">
        <w:fldChar w:fldCharType="begin"/>
      </w:r>
      <w:r w:rsidR="00712C7F">
        <w:instrText xml:space="preserve"> ADDIN ZOTERO_ITEM CSL_CITATION {"citationID":"lQwUGykl","properties":{"formattedCitation":"\\super 4\\nosupersub{}","plainCitation":"4","noteIndex":0},"citationItems":[{"id":27358,"uris":["http://zotero.org/groups/5470261/items/E5K48U4X"],"itemData":{"id":27358,"type":"webpage","title":"Ragweed pollen allergy","URL":"www.aafa.org/ragweed-pollen","author":[{"literal":"Asthma and Allergy Foundation of America"}],"issued":{"date-parts":[["2019"]]}}}],"schema":"https://github.com/citation-style-language/schema/raw/master/csl-citation.json"} </w:instrText>
      </w:r>
      <w:r w:rsidR="00712C7F">
        <w:fldChar w:fldCharType="separate"/>
      </w:r>
      <w:r w:rsidR="00712C7F" w:rsidRPr="00712C7F">
        <w:rPr>
          <w:rFonts w:ascii="Calibri" w:hAnsi="Calibri" w:cs="Calibri"/>
          <w:szCs w:val="24"/>
          <w:vertAlign w:val="superscript"/>
        </w:rPr>
        <w:t>4</w:t>
      </w:r>
      <w:r w:rsidR="00712C7F">
        <w:fldChar w:fldCharType="end"/>
      </w:r>
      <w:del w:id="11" w:author="Matthew Mitchell" w:date="2024-04-25T23:09:00Z">
        <w:r w:rsidRPr="00491A95" w:rsidDel="00712C7F">
          <w:rPr>
            <w:rStyle w:val="EndnoteReference"/>
            <w:rFonts w:cstheme="minorHAnsi"/>
          </w:rPr>
          <w:endnoteReference w:id="4"/>
        </w:r>
      </w:del>
    </w:p>
    <w:p w14:paraId="14297379" w14:textId="7B4B0891" w:rsidR="008D4D9C" w:rsidRPr="002473C3" w:rsidRDefault="008D4D9C" w:rsidP="002473C3">
      <w:pPr>
        <w:pStyle w:val="BodyText"/>
      </w:pPr>
      <w:r>
        <w:t xml:space="preserve">Climate change can affect pollen allergies in several ways. </w:t>
      </w:r>
      <w:r w:rsidRPr="003442D6">
        <w:t>Warm</w:t>
      </w:r>
      <w:r>
        <w:t xml:space="preserve">er spring temperatures cause some plants to start producing pollen earlier (see the </w:t>
      </w:r>
      <w:r w:rsidRPr="002F2C0D">
        <w:rPr>
          <w:highlight w:val="cyan"/>
        </w:rPr>
        <w:t>Leaf and Bloom Dates</w:t>
      </w:r>
      <w:r w:rsidRPr="00491A95">
        <w:t xml:space="preserve"> indicator</w:t>
      </w:r>
      <w:r>
        <w:t xml:space="preserve">), while warmer fall temperatures extend the growing season for other plants, such as ragweed (see the </w:t>
      </w:r>
      <w:r w:rsidRPr="002F2C0D">
        <w:rPr>
          <w:highlight w:val="cyan"/>
        </w:rPr>
        <w:t>Length of Growing Season</w:t>
      </w:r>
      <w:r>
        <w:t xml:space="preserve"> </w:t>
      </w:r>
      <w:r w:rsidRPr="00491A95">
        <w:t>indicator)</w:t>
      </w:r>
      <w:r>
        <w:t xml:space="preserve">. Warmer temperatures and </w:t>
      </w:r>
      <w:r w:rsidRPr="003442D6">
        <w:t>increase</w:t>
      </w:r>
      <w:r>
        <w:t>d</w:t>
      </w:r>
      <w:r w:rsidRPr="003442D6">
        <w:t xml:space="preserve"> carbon dioxide concentrations </w:t>
      </w:r>
      <w:r>
        <w:t xml:space="preserve">also </w:t>
      </w:r>
      <w:ins w:id="14" w:author="Charlie Goff" w:date="2024-03-13T12:59:00Z">
        <w:r w:rsidR="00C16545">
          <w:t>lead</w:t>
        </w:r>
      </w:ins>
      <w:del w:id="15" w:author="Charlie Goff" w:date="2024-03-13T12:59:00Z">
        <w:r w:rsidDel="00C16545">
          <w:delText>enable</w:delText>
        </w:r>
      </w:del>
      <w:r>
        <w:t xml:space="preserve"> ragweed and other plants to produce more</w:t>
      </w:r>
      <w:ins w:id="16" w:author="Charlie Goff" w:date="2024-03-13T12:59:00Z">
        <w:r w:rsidR="00E6030E">
          <w:t xml:space="preserve"> polle</w:t>
        </w:r>
      </w:ins>
      <w:ins w:id="17" w:author="Charlie Goff" w:date="2024-03-13T13:00:00Z">
        <w:r w:rsidR="00E6030E">
          <w:t>n, and the pollen</w:t>
        </w:r>
        <w:r w:rsidR="00DF64E5">
          <w:t xml:space="preserve"> they produce is</w:t>
        </w:r>
        <w:r w:rsidR="004C12F9">
          <w:t xml:space="preserve"> more</w:t>
        </w:r>
      </w:ins>
      <w:r w:rsidR="000D5F9B">
        <w:t xml:space="preserve"> allergenic</w:t>
      </w:r>
      <w:del w:id="18" w:author="Charlie Goff" w:date="2024-03-13T13:00:00Z">
        <w:r w:rsidDel="002A6FA6">
          <w:delText xml:space="preserve"> pollen</w:delText>
        </w:r>
        <w:r w:rsidR="000D5F9B" w:rsidDel="002A6FA6">
          <w:delText>, in larger quantities</w:delText>
        </w:r>
      </w:del>
      <w:r>
        <w:t>.</w:t>
      </w:r>
      <w:r w:rsidRPr="00491A95">
        <w:t xml:space="preserve"> </w:t>
      </w:r>
      <w:r>
        <w:t>This means that many locations could experience longer allergy seasons and higher pollen counts as a result of climate change.</w:t>
      </w:r>
      <w:r w:rsidR="00AC278A">
        <w:fldChar w:fldCharType="begin"/>
      </w:r>
      <w:r w:rsidR="00AC278A">
        <w:instrText xml:space="preserve"> ADDIN ZOTERO_ITEM CSL_CITATION {"citationID":"f4Fj5ljZ","properties":{"formattedCitation":"\\super 2\\nosupersub{}","plainCitation":"2","noteIndex":0},"citationItems":[{"id":27354,"uris":["http://zotero.org/groups/5470261/items/M8RV2IQ2"],"itemData":{"id":27354,"type":"chapter","container-title":"The impacts of climate change on human health in the United States: A scientific assessment","page":"69-98","title":"Chapter 3: Air quality impacts","URL":"https://doi.org/10.7930/J0GQ6Vp6","author":[{"family":"Fann","given":"N."},{"family":"Brennan","given":"T."},{"family":"Dolwick","given":"P."},{"family":"Gamble","given":"J.L."},{"family":"Ilacqua","given":"V."},{"family":"Kolb","given":"L."},{"family":"Nolte","given":"C.G."},{"family":"Spero","given":"T.L."},{"family":"Ziska","given":"L."}],"container-author":[{"literal":"USGCRP (U.S. Global Change Research Program)"}]}}],"schema":"https://github.com/citation-style-language/schema/raw/master/csl-citation.json"} </w:instrText>
      </w:r>
      <w:r w:rsidR="00AC278A">
        <w:fldChar w:fldCharType="separate"/>
      </w:r>
      <w:r w:rsidR="00AC278A" w:rsidRPr="00AC278A">
        <w:rPr>
          <w:rFonts w:ascii="Calibri" w:hAnsi="Calibri" w:cs="Calibri"/>
          <w:szCs w:val="24"/>
          <w:vertAlign w:val="superscript"/>
        </w:rPr>
        <w:t>2</w:t>
      </w:r>
      <w:r w:rsidR="00AC278A">
        <w:fldChar w:fldCharType="end"/>
      </w:r>
      <w:del w:id="19" w:author="Matthew Mitchell" w:date="2024-04-25T23:09:00Z">
        <w:r w:rsidR="000D5F9B" w:rsidRPr="00491A95" w:rsidDel="00712C7F">
          <w:rPr>
            <w:rStyle w:val="EndnoteReference"/>
            <w:rFonts w:cstheme="minorHAnsi"/>
          </w:rPr>
          <w:endnoteReference w:id="5"/>
        </w:r>
      </w:del>
      <w:r w:rsidR="002473C3" w:rsidRPr="002473C3" w:rsidDel="002473C3">
        <w:rPr>
          <w:rStyle w:val="EndnoteReference"/>
          <w:rFonts w:cstheme="minorHAnsi"/>
        </w:rPr>
        <w:t xml:space="preserve"> </w:t>
      </w:r>
    </w:p>
    <w:p w14:paraId="153F9F22" w14:textId="77777777" w:rsidR="008D4D9C" w:rsidRPr="002473C3" w:rsidRDefault="008D4D9C" w:rsidP="002473C3">
      <w:pPr>
        <w:pStyle w:val="Heading2"/>
      </w:pPr>
      <w:r w:rsidRPr="002473C3">
        <w:t>About the Indicator</w:t>
      </w:r>
    </w:p>
    <w:p w14:paraId="44C89B57" w14:textId="77777777" w:rsidR="008D4D9C" w:rsidRPr="001553F7" w:rsidRDefault="008D4D9C" w:rsidP="002473C3">
      <w:pPr>
        <w:pStyle w:val="BodyText"/>
      </w:pPr>
      <w:r w:rsidRPr="002473C3">
        <w:t xml:space="preserve">This indicator shows changes in the length of the ragweed pollen season in 11 cities in the central United States and Canada. These locations were selected as part of a study that looked at </w:t>
      </w:r>
      <w:r w:rsidRPr="00AC278A">
        <w:t xml:space="preserve">trends </w:t>
      </w:r>
      <w:r w:rsidRPr="00AC278A">
        <w:rPr>
          <w:rPrChange w:id="22" w:author="Matthew Mitchell" w:date="2024-04-25T23:07:00Z">
            <w:rPr>
              <w:vertAlign w:val="superscript"/>
            </w:rPr>
          </w:rPrChange>
        </w:rPr>
        <w:t>i</w:t>
      </w:r>
      <w:r w:rsidRPr="00AC278A">
        <w:t>n</w:t>
      </w:r>
      <w:r w:rsidRPr="001553F7">
        <w:t xml:space="preserve"> pollen season </w:t>
      </w:r>
      <w:r>
        <w:t xml:space="preserve">at sites similar in elevation, but </w:t>
      </w:r>
      <w:r w:rsidRPr="001553F7">
        <w:t xml:space="preserve">across a range of latitudes from south to north. At each location, </w:t>
      </w:r>
      <w:r>
        <w:t>air samples have been</w:t>
      </w:r>
      <w:r w:rsidRPr="001553F7">
        <w:t xml:space="preserve"> collected and examined </w:t>
      </w:r>
      <w:r>
        <w:t>since at least the 1990s</w:t>
      </w:r>
      <w:r w:rsidRPr="001553F7">
        <w:t xml:space="preserve"> as part of a national allergy monitoring network. </w:t>
      </w:r>
      <w:r>
        <w:t>Pollen spores are counted and identified using microscopes.</w:t>
      </w:r>
    </w:p>
    <w:p w14:paraId="5EFC3717" w14:textId="3EA68CBA" w:rsidR="008D4D9C" w:rsidRPr="001553F7" w:rsidRDefault="008D4D9C" w:rsidP="008D4D9C">
      <w:pPr>
        <w:pStyle w:val="BodyText"/>
      </w:pPr>
      <w:r>
        <w:t>P</w:t>
      </w:r>
      <w:r w:rsidRPr="001553F7">
        <w:t>ollen counts from each station</w:t>
      </w:r>
      <w:r>
        <w:t xml:space="preserve"> have been analyzed</w:t>
      </w:r>
      <w:r w:rsidRPr="001553F7">
        <w:t xml:space="preserve"> to determine the start and end dates of each year’s ragweed pollen season. Because the length of ragweed season naturally varies from year to year, statistical techniques have been used to determine the average rate of change over time. This indicator shows the total change in season length from 1995 to </w:t>
      </w:r>
      <w:r w:rsidR="00686FFB">
        <w:t>2015</w:t>
      </w:r>
      <w:r w:rsidRPr="001553F7">
        <w:t>, which was determined by multiplying the average annual rate of change by the number of years in the period.</w:t>
      </w:r>
    </w:p>
    <w:p w14:paraId="0CDA4912" w14:textId="77777777" w:rsidR="008D4D9C" w:rsidRPr="00D939BC" w:rsidRDefault="008D4D9C" w:rsidP="008D4D9C">
      <w:pPr>
        <w:pStyle w:val="Heading2"/>
      </w:pPr>
      <w:r w:rsidRPr="00D939BC">
        <w:t>Key Points</w:t>
      </w:r>
    </w:p>
    <w:p w14:paraId="2D31F79B" w14:textId="77777777" w:rsidR="008D4D9C" w:rsidRPr="00094C52" w:rsidRDefault="008D4D9C" w:rsidP="008D4D9C">
      <w:pPr>
        <w:pStyle w:val="Bullet2"/>
      </w:pPr>
      <w:r>
        <w:t>Since 1995, ragweed pollen season has grown longer at 10 of the 11 locations studied (see Figure 1).</w:t>
      </w:r>
    </w:p>
    <w:p w14:paraId="70F4B465" w14:textId="74FD6338" w:rsidR="008D4D9C" w:rsidRDefault="008D4D9C" w:rsidP="008D4D9C">
      <w:pPr>
        <w:pStyle w:val="Bullet2"/>
      </w:pPr>
      <w:r>
        <w:lastRenderedPageBreak/>
        <w:t xml:space="preserve">The increase in ragweed season length generally becomes more pronounced from south to north. Ragweed season increased by </w:t>
      </w:r>
      <w:r w:rsidR="002D5373">
        <w:t xml:space="preserve">25 days in Winnipeg, Manitoba; </w:t>
      </w:r>
      <w:r w:rsidR="00686FFB">
        <w:t xml:space="preserve">24 </w:t>
      </w:r>
      <w:r>
        <w:t xml:space="preserve">days in Saskatoon, Saskatchewan; </w:t>
      </w:r>
      <w:r w:rsidR="002D5373">
        <w:t>21 days in Fargo, North Dakota</w:t>
      </w:r>
      <w:r>
        <w:t xml:space="preserve">; and </w:t>
      </w:r>
      <w:r w:rsidR="002D5373">
        <w:t>18 days in Minneapolis, Minnesota</w:t>
      </w:r>
      <w:r w:rsidR="002D5373" w:rsidDel="00686FFB">
        <w:t xml:space="preserve"> </w:t>
      </w:r>
      <w:r>
        <w:t>(see Figure 1). This trend is consistent with many other observations showing that climate is changing more rapidly at higher latitudes.</w:t>
      </w:r>
      <w:r w:rsidR="00712C7F">
        <w:fldChar w:fldCharType="begin"/>
      </w:r>
      <w:r w:rsidR="00034C58">
        <w:instrText xml:space="preserve"> ADDIN ZOTERO_ITEM CSL_CITATION {"citationID":"20xx1t4q","properties":{"formattedCitation":"\\super 5\\nosupersub{}","plainCitation":"5","noteIndex":0},"citationItems":[{"id":26877,"uris":["http://zotero.org/groups/5470261/items/6SS2JZIU"],"itemData":{"id":26877,"type":"book","abstract":"The Working Group I contribution to the Sixth Assessment Report of the Intergovernmental Panel on Climate Change (IPCC) provides a comprehensive assessment of the physical science basis of climate change. It considers in situ and remote observations; paleoclimate information; understanding of climate drivers and physical, chemical, and biological processes and feedbacks; global and regional climate modelling; advances in methods of analyses; and insights from climate services. It assesses the current state of the climate; human influence on climate in all regions; future climate change including sea level rise; global warming effects including extremes; climate information for risk assessment and regional adaptation; limiting climate change by reaching net zero carbon dioxide emissions and reducing other greenhouse gas emissions; and benefits for air quality. The report serves policymakers, decision makers, stakeholders, and all interested parties with the latest policy-relevant information on climate change. Available as Open Access on Cambridge Core.","ISBN":"978-1-00-915789-6","license":"https://www.cambridge.org/core/terms","note":"DOI: 10.1017/9781009157896","publisher":"Cambridge University Press","source":"DOI.org (Crossref)","title":"Climate change 2021—The physical science basis: Working Group I contribution to the Sixth Assessment Report of the Intergovernmental Panel on Climate Change","title-short":"Climate Change 2021 – The Physical Science Basis","URL":"www.cambridge.org/core/product/identifier/9781009157896/type/book","editor":[{"family":"Masson-Delmotte","given":"V."},{"family":"Zhai","given":"P."},{"family":"Pirani","given":"A."},{"family":"Connors","given":"S.L."},{"family":"Péan","given":"C."},{"family":"Berger","given":"S."},{"family":"Caud","given":"N."},{"family":"Chen","given":"Y."},{"family":"Goldfarb","given":"L."},{"family":"Gomis","given":"M.I."},{"family":"Huang","given":"M."},{"family":"Leitzell","given":"K."},{"family":"Lonnoy","given":"E."},{"family":"Matthews","given":"J.B.R."},{"family":"Maycock","given":"T.K."},{"family":"Waterfield","given":"T."},{"family":"Yelekçi","given":"O."},{"family":"Yu","given":"R."},{"family":"Zhou","given":"B."}],"author":[{"literal":"IPCC (Intergovernmental Panel on Climate Change)"}],"issued":{"date-parts":[["2021"]]}}}],"schema":"https://github.com/citation-style-language/schema/raw/master/csl-citation.json"} </w:instrText>
      </w:r>
      <w:r w:rsidR="00712C7F">
        <w:fldChar w:fldCharType="separate"/>
      </w:r>
      <w:r w:rsidR="00712C7F" w:rsidRPr="00712C7F">
        <w:rPr>
          <w:rFonts w:ascii="Calibri" w:hAnsi="Calibri" w:cs="Calibri"/>
          <w:szCs w:val="24"/>
          <w:vertAlign w:val="superscript"/>
        </w:rPr>
        <w:t>5</w:t>
      </w:r>
      <w:r w:rsidR="00712C7F">
        <w:fldChar w:fldCharType="end"/>
      </w:r>
      <w:del w:id="23" w:author="Matthew Mitchell" w:date="2024-04-25T23:10:00Z">
        <w:r w:rsidDel="00C92BC6">
          <w:rPr>
            <w:rStyle w:val="EndnoteReference"/>
          </w:rPr>
          <w:endnoteReference w:id="6"/>
        </w:r>
      </w:del>
    </w:p>
    <w:p w14:paraId="462294D1" w14:textId="6A38AA33" w:rsidR="008D4D9C" w:rsidRPr="00094C52" w:rsidRDefault="008D4D9C" w:rsidP="008D4D9C">
      <w:pPr>
        <w:pStyle w:val="Bullet2"/>
      </w:pPr>
      <w:r>
        <w:t>The trends in Figure 1 are strongly related to changes in the length of the frost-free season and the timing of the first fall frost. Northern areas have seen fall frosts happening later than they used to, with the delay in first frost closely matching the increase in pollen season. Meanwhile, some southern stations have experienced only a modest change in frost-free season length since 1995.</w:t>
      </w:r>
      <w:r w:rsidR="003879BD">
        <w:fldChar w:fldCharType="begin"/>
      </w:r>
      <w:r w:rsidR="009E751E">
        <w:instrText xml:space="preserve"> ADDIN ZOTERO_ITEM CSL_CITATION {"citationID":"Hkv4kN6v","properties":{"formattedCitation":"\\super 6\\nosupersub{}","plainCitation":"6","noteIndex":0},"citationItems":[{"id":27359,"uris":["http://zotero.org/groups/5470261/items/X9ZNR4QM"],"itemData":{"id":27359,"type":"article-journal","abstract":"A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schema":"https://github.com/citation-style-language/schema/raw/master/csl-citation.json"} </w:instrText>
      </w:r>
      <w:r w:rsidR="003879BD">
        <w:fldChar w:fldCharType="separate"/>
      </w:r>
      <w:r w:rsidR="003879BD" w:rsidRPr="003879BD">
        <w:rPr>
          <w:rFonts w:ascii="Calibri" w:hAnsi="Calibri" w:cs="Calibri"/>
          <w:szCs w:val="24"/>
          <w:vertAlign w:val="superscript"/>
        </w:rPr>
        <w:t>6</w:t>
      </w:r>
      <w:r w:rsidR="003879BD">
        <w:fldChar w:fldCharType="end"/>
      </w:r>
      <w:del w:id="29" w:author="Matthew Mitchell" w:date="2024-04-25T23:11:00Z">
        <w:r w:rsidDel="007103BF">
          <w:rPr>
            <w:rStyle w:val="EndnoteReference"/>
          </w:rPr>
          <w:endnoteReference w:id="7"/>
        </w:r>
      </w:del>
    </w:p>
    <w:p w14:paraId="37B3FEE7" w14:textId="6615AF13" w:rsidR="008D4D9C" w:rsidRPr="00C82D89" w:rsidRDefault="00355F80" w:rsidP="006A737C">
      <w:pPr>
        <w:pStyle w:val="Caption"/>
      </w:pPr>
      <w:r>
        <w:lastRenderedPageBreak/>
        <w:t xml:space="preserve">Figure 1. </w:t>
      </w:r>
      <w:r w:rsidRPr="00355F80">
        <w:t>Change in Ragweed Pollen Season, 1995–2015</w:t>
      </w:r>
      <w:r>
        <w:br/>
      </w:r>
      <w:r w:rsidRPr="00355F80">
        <w:rPr>
          <w:noProof/>
        </w:rPr>
        <w:drawing>
          <wp:inline distT="0" distB="0" distL="0" distR="0" wp14:anchorId="02155D02" wp14:editId="0468C587">
            <wp:extent cx="5943600" cy="6129845"/>
            <wp:effectExtent l="0" t="0" r="0" b="4445"/>
            <wp:docPr id="2" name="Picture 2" descr="Map showing the number of days that the length of ragweed pollen season changed at 11 locations in the central United States between 1995 and 2015." title="Change in Ragweed Pollen Season, 1995–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Climate_Indicators.CL.LEX\images\2016 new figures\indicator_figures\ragweed-figure1-20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29845"/>
                    </a:xfrm>
                    <a:prstGeom prst="rect">
                      <a:avLst/>
                    </a:prstGeom>
                    <a:noFill/>
                    <a:ln>
                      <a:noFill/>
                    </a:ln>
                  </pic:spPr>
                </pic:pic>
              </a:graphicData>
            </a:graphic>
          </wp:inline>
        </w:drawing>
      </w:r>
    </w:p>
    <w:p w14:paraId="0F46A9C1" w14:textId="74AD011D" w:rsidR="008D4D9C" w:rsidRPr="00E04666" w:rsidRDefault="008D4D9C" w:rsidP="008D4D9C">
      <w:pPr>
        <w:pStyle w:val="FigureCaption"/>
        <w:rPr>
          <w:lang w:val="fr-FR"/>
        </w:rPr>
      </w:pPr>
      <w:r w:rsidRPr="00D939BC">
        <w:t>This figure shows how the length of ragweed pollen season changed at 1</w:t>
      </w:r>
      <w:r>
        <w:t>1</w:t>
      </w:r>
      <w:r w:rsidRPr="00D939BC">
        <w:t xml:space="preserve"> locations in the central United States and Canada between 1995 and </w:t>
      </w:r>
      <w:r w:rsidR="00920BD6">
        <w:t>2015</w:t>
      </w:r>
      <w:r w:rsidRPr="00D939BC">
        <w:t xml:space="preserve">. Red circles represent a longer pollen season; </w:t>
      </w:r>
      <w:r>
        <w:t xml:space="preserve">the </w:t>
      </w:r>
      <w:r w:rsidRPr="00D939BC">
        <w:t>blue circle represent</w:t>
      </w:r>
      <w:r>
        <w:t>s</w:t>
      </w:r>
      <w:r w:rsidRPr="00D939BC">
        <w:t xml:space="preserve"> a shorter season. </w:t>
      </w:r>
      <w:proofErr w:type="spellStart"/>
      <w:r w:rsidRPr="00E04666">
        <w:rPr>
          <w:lang w:val="fr-FR"/>
        </w:rPr>
        <w:t>Larger</w:t>
      </w:r>
      <w:proofErr w:type="spellEnd"/>
      <w:r w:rsidRPr="00E04666">
        <w:rPr>
          <w:lang w:val="fr-FR"/>
        </w:rPr>
        <w:t xml:space="preserve"> </w:t>
      </w:r>
      <w:proofErr w:type="spellStart"/>
      <w:r w:rsidRPr="00E04666">
        <w:rPr>
          <w:lang w:val="fr-FR"/>
        </w:rPr>
        <w:t>circles</w:t>
      </w:r>
      <w:proofErr w:type="spellEnd"/>
      <w:r w:rsidRPr="00E04666">
        <w:rPr>
          <w:lang w:val="fr-FR"/>
        </w:rPr>
        <w:t xml:space="preserve"> </w:t>
      </w:r>
      <w:proofErr w:type="spellStart"/>
      <w:r w:rsidRPr="00E04666">
        <w:rPr>
          <w:lang w:val="fr-FR"/>
        </w:rPr>
        <w:t>indicate</w:t>
      </w:r>
      <w:proofErr w:type="spellEnd"/>
      <w:r w:rsidRPr="00E04666">
        <w:rPr>
          <w:lang w:val="fr-FR"/>
        </w:rPr>
        <w:t xml:space="preserve"> </w:t>
      </w:r>
      <w:proofErr w:type="spellStart"/>
      <w:r w:rsidRPr="00E04666">
        <w:rPr>
          <w:lang w:val="fr-FR"/>
        </w:rPr>
        <w:t>larger</w:t>
      </w:r>
      <w:proofErr w:type="spellEnd"/>
      <w:r w:rsidRPr="00E04666">
        <w:rPr>
          <w:lang w:val="fr-FR"/>
        </w:rPr>
        <w:t xml:space="preserve"> changes.</w:t>
      </w:r>
    </w:p>
    <w:p w14:paraId="24EB0FAE" w14:textId="131BC3AA" w:rsidR="008D4D9C" w:rsidRPr="00E04666" w:rsidRDefault="008D4D9C" w:rsidP="008D4D9C">
      <w:pPr>
        <w:pStyle w:val="SourceText"/>
        <w:rPr>
          <w:lang w:val="fr-FR"/>
        </w:rPr>
      </w:pPr>
      <w:r w:rsidRPr="00E04666">
        <w:rPr>
          <w:lang w:val="fr-FR"/>
        </w:rPr>
        <w:t xml:space="preserve">Data source: </w:t>
      </w:r>
      <w:proofErr w:type="spellStart"/>
      <w:r w:rsidRPr="00E04666">
        <w:rPr>
          <w:lang w:val="fr-FR"/>
        </w:rPr>
        <w:t>Ziska</w:t>
      </w:r>
      <w:proofErr w:type="spellEnd"/>
      <w:r w:rsidRPr="00E04666">
        <w:rPr>
          <w:lang w:val="fr-FR"/>
        </w:rPr>
        <w:t xml:space="preserve"> et al., </w:t>
      </w:r>
      <w:r w:rsidR="00920BD6" w:rsidRPr="00E04666">
        <w:rPr>
          <w:lang w:val="fr-FR"/>
        </w:rPr>
        <w:t>2016</w:t>
      </w:r>
      <w:r w:rsidR="00B47369">
        <w:rPr>
          <w:lang w:val="fr-FR"/>
        </w:rPr>
        <w:fldChar w:fldCharType="begin"/>
      </w:r>
      <w:r w:rsidR="00B47369">
        <w:rPr>
          <w:lang w:val="fr-FR"/>
        </w:rPr>
        <w:instrText xml:space="preserve"> ADDIN ZOTERO_ITEM CSL_CITATION {"citationID":"7Okophu4","properties":{"formattedCitation":"\\super 7\\nosupersub{}","plainCitation":"7","noteIndex":0},"citationItems":[{"id":27361,"uris":["http://zotero.org/groups/5470261/items/9AWUU4AV"],"itemData":{"id":27361,"type":"article-journal","abstract":"A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 L., Knowlton, K., &amp; Rogers, C. (2016). Update to data originally published in 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schema":"https://github.com/citation-style-language/schema/raw/master/csl-citation.json"} </w:instrText>
      </w:r>
      <w:r w:rsidR="00B47369">
        <w:rPr>
          <w:lang w:val="fr-FR"/>
        </w:rPr>
        <w:fldChar w:fldCharType="separate"/>
      </w:r>
      <w:r w:rsidR="00B47369" w:rsidRPr="00B47369">
        <w:rPr>
          <w:rFonts w:ascii="Calibri" w:hAnsi="Calibri" w:cs="Calibri"/>
          <w:szCs w:val="24"/>
          <w:vertAlign w:val="superscript"/>
        </w:rPr>
        <w:t>7</w:t>
      </w:r>
      <w:r w:rsidR="00B47369">
        <w:rPr>
          <w:lang w:val="fr-FR"/>
        </w:rPr>
        <w:fldChar w:fldCharType="end"/>
      </w:r>
      <w:del w:id="32" w:author="Matthew Mitchell" w:date="2024-04-25T23:15:00Z">
        <w:r w:rsidRPr="007E726F" w:rsidDel="001249B6">
          <w:rPr>
            <w:rStyle w:val="EndnoteReference"/>
            <w:bCs w:val="0"/>
          </w:rPr>
          <w:endnoteReference w:id="8"/>
        </w:r>
      </w:del>
    </w:p>
    <w:p w14:paraId="68C55363" w14:textId="77777777" w:rsidR="008D4D9C" w:rsidRPr="00D939BC" w:rsidRDefault="008D4D9C" w:rsidP="008D4D9C">
      <w:pPr>
        <w:pStyle w:val="Heading2"/>
      </w:pPr>
      <w:r w:rsidRPr="00D939BC">
        <w:lastRenderedPageBreak/>
        <w:t>Indicator Notes</w:t>
      </w:r>
    </w:p>
    <w:p w14:paraId="751CDA3F" w14:textId="77777777" w:rsidR="008D4D9C" w:rsidRDefault="008D4D9C" w:rsidP="008D4D9C">
      <w:pPr>
        <w:pStyle w:val="BodyText"/>
      </w:pPr>
      <w:r>
        <w:t>This indicator is based on data from a limited number of cities in the central states and provinces. These cities cover a broad range from north to south, however, which allows researchers to establish a clear connection between pollen season changes and latitude.</w:t>
      </w:r>
    </w:p>
    <w:p w14:paraId="6EEDA88E" w14:textId="7E75ED2B" w:rsidR="008D4D9C" w:rsidRDefault="008D4D9C" w:rsidP="008D4D9C">
      <w:pPr>
        <w:pStyle w:val="BodyText"/>
      </w:pPr>
      <w:r>
        <w:t xml:space="preserve">Many factors can influence year-to-year changes in pollen season, including typical local and regional variations in temperature and precipitation, extreme events such as floods and droughts, and changes in plant diversity. </w:t>
      </w:r>
      <w:r w:rsidR="00784918">
        <w:t xml:space="preserve">In addition, seasonal pollen production may differ between stations located in densely urbanized areas </w:t>
      </w:r>
      <w:r w:rsidR="009841BD">
        <w:t>and</w:t>
      </w:r>
      <w:r w:rsidR="00784918">
        <w:t xml:space="preserve"> stations in outlying areas. </w:t>
      </w:r>
      <w:r>
        <w:t>Adding more years of data would provide a better picture of long-term trends, but widespread data were not available prior to 1995.</w:t>
      </w:r>
    </w:p>
    <w:p w14:paraId="2E685197" w14:textId="77777777" w:rsidR="008D4D9C" w:rsidRDefault="008D4D9C" w:rsidP="008D4D9C">
      <w:pPr>
        <w:pStyle w:val="BodyText"/>
      </w:pPr>
      <w:r>
        <w:t>This indicator does not show how the intensity of ragweed pollen season (pollen counts) might also be changing.</w:t>
      </w:r>
    </w:p>
    <w:p w14:paraId="730EC706" w14:textId="77777777" w:rsidR="008D4D9C" w:rsidRPr="00D939BC" w:rsidRDefault="008D4D9C" w:rsidP="008D4D9C">
      <w:pPr>
        <w:pStyle w:val="Heading2"/>
      </w:pPr>
      <w:r w:rsidRPr="00D939BC">
        <w:t>Data Sources</w:t>
      </w:r>
    </w:p>
    <w:p w14:paraId="18F621BA" w14:textId="319AD466" w:rsidR="008D4D9C" w:rsidRDefault="008D4D9C" w:rsidP="008D4D9C">
      <w:pPr>
        <w:pStyle w:val="BodyText"/>
        <w:rPr>
          <w:ins w:id="39" w:author="Matthew Mitchell" w:date="2024-04-25T23:02:00Z"/>
        </w:rPr>
      </w:pPr>
      <w:r>
        <w:t xml:space="preserve">Data for this indicator </w:t>
      </w:r>
      <w:r>
        <w:rPr>
          <w:szCs w:val="18"/>
        </w:rPr>
        <w:t xml:space="preserve">come from the National Allergy Bureau, which is part of the </w:t>
      </w:r>
      <w:r w:rsidRPr="00EE57F6">
        <w:rPr>
          <w:szCs w:val="18"/>
        </w:rPr>
        <w:t>American Academy of Allergy, Asthma</w:t>
      </w:r>
      <w:r>
        <w:rPr>
          <w:szCs w:val="18"/>
        </w:rPr>
        <w:t>,</w:t>
      </w:r>
      <w:r w:rsidRPr="00EE57F6">
        <w:rPr>
          <w:szCs w:val="18"/>
        </w:rPr>
        <w:t xml:space="preserve"> and Immunology</w:t>
      </w:r>
      <w:r>
        <w:rPr>
          <w:szCs w:val="18"/>
        </w:rPr>
        <w:t>’</w:t>
      </w:r>
      <w:r w:rsidRPr="00EE57F6">
        <w:rPr>
          <w:szCs w:val="18"/>
        </w:rPr>
        <w:t>s Aeroallergen Network</w:t>
      </w:r>
      <w:r>
        <w:rPr>
          <w:szCs w:val="18"/>
        </w:rPr>
        <w:t>.</w:t>
      </w:r>
      <w:r>
        <w:t xml:space="preserve"> Data were compiled and analyzed by a team of researchers </w:t>
      </w:r>
      <w:r w:rsidR="002473C3">
        <w:t xml:space="preserve">that </w:t>
      </w:r>
      <w:r>
        <w:t>published a more detailed version of this analysis in a scientific journal with data through 2009.</w:t>
      </w:r>
      <w:r w:rsidR="007103BF">
        <w:fldChar w:fldCharType="begin"/>
      </w:r>
      <w:r w:rsidR="009E751E">
        <w:instrText xml:space="preserve"> ADDIN ZOTERO_ITEM CSL_CITATION {"citationID":"DbaW93gO","properties":{"formattedCitation":"\\super 6\\nosupersub{}","plainCitation":"6","noteIndex":0},"citationItems":[{"id":27359,"uris":["http://zotero.org/groups/5470261/items/X9ZNR4QM"],"itemData":{"id":27359,"type":"article-journal","abstract":"A fundamental aspect of climate change is the potential shifts in flowering phenology and pollen initiation associated with milder winters and warmer seasonal air temperature. Earlier floral anthesis has been suggested, in turn, to have a role in human disease by increasing time of exposure to pollen that causes allergic rhinitis and related asthma. However, earlier floral initiation does not necessarily alter the temporal duration of the pollen season, and, to date, no consistent continental trend in pollen season length has been demonstrated. Here we report that duration of the ragweed (\n              Ambrosia\n              spp.\n              )\n              pollen season has been increasing in recent decades as a function of latitude in North America. Latitudinal effects on increasing season length were associated primarily with a delay in first frost of the fall season and lengthening of the frost free period. Overall, these data indicate a significant increase in the length of the ragweed pollen season by as much as 13–27 d at latitudes above ~44°N since 1995. This is consistent with recent Intergovernmental Panel on Climate Change projections regarding enhanced warming as a function of latitude. If similar warming trends accompany long-term climate change, greater exposure times to seasonal allergens may occur with subsequent effects on public health.","container-title":"Proceedings of the National Academy of Sciences","DOI":"10.1073/pnas.1014107108","ISSN":"0027-8424, 1091-6490","issue":"10","journalAbbreviation":"Proc. Natl. Acad. Sci. U.S.A.","language":"en","page":"4248-4251","source":"DOI.org (Crossref)","title":"Recent warming by latitude associated with increased length of ragweed pollen season in central North America","URL":"https://pnas.org/doi/full/10.1073/pnas.1014107108","volume":"108","author":[{"family":"Ziska","given":"Lewis"},{"family":"Knowlton","given":"Kim"},{"family":"Rogers","given":"Christine"},{"family":"Dalan","given":"Dan"},{"family":"Tierney","given":"Nicole"},{"family":"Elder","given":"Mary Ann"},{"family":"Filley","given":"Warren"},{"family":"Shropshire","given":"Jeanne"},{"family":"Ford","given":"Linda B."},{"family":"Hedberg","given":"Curtis"},{"family":"Fleetwood","given":"Pamela"},{"family":"Hovanky","given":"Kim T."},{"family":"Kavanaugh","given":"Tony"},{"family":"Fulford","given":"George"},{"family":"Vrtis","given":"Rose F."},{"family":"Patz","given":"Jonathan A."},{"family":"Portnoy","given":"Jay"},{"family":"Coates","given":"Frances"},{"family":"Bielory","given":"Leonard"},{"family":"Frenz","given":"David"}],"accessed":{"date-parts":[["2024",4,25]]},"issued":{"date-parts":[["2011",3,8]]}}}],"schema":"https://github.com/citation-style-language/schema/raw/master/csl-citation.json"} </w:instrText>
      </w:r>
      <w:r w:rsidR="007103BF">
        <w:fldChar w:fldCharType="separate"/>
      </w:r>
      <w:r w:rsidR="007103BF" w:rsidRPr="007103BF">
        <w:rPr>
          <w:rFonts w:ascii="Calibri" w:hAnsi="Calibri" w:cs="Calibri"/>
          <w:szCs w:val="24"/>
          <w:vertAlign w:val="superscript"/>
        </w:rPr>
        <w:t>6</w:t>
      </w:r>
      <w:r w:rsidR="007103BF">
        <w:fldChar w:fldCharType="end"/>
      </w:r>
      <w:del w:id="40" w:author="Matthew Mitchell" w:date="2024-04-25T23:12:00Z">
        <w:r w:rsidDel="007103BF">
          <w:rPr>
            <w:rStyle w:val="EndnoteReference"/>
          </w:rPr>
          <w:endnoteReference w:id="9"/>
        </w:r>
      </w:del>
    </w:p>
    <w:p w14:paraId="0FB4974F" w14:textId="481D7454" w:rsidR="0029264A" w:rsidRDefault="0029264A">
      <w:pPr>
        <w:pStyle w:val="Heading2"/>
        <w:rPr>
          <w:ins w:id="43" w:author="Matthew Mitchell" w:date="2024-04-25T23:02:00Z"/>
        </w:rPr>
        <w:pPrChange w:id="44" w:author="Matthew Mitchell" w:date="2024-04-25T23:02:00Z">
          <w:pPr>
            <w:pStyle w:val="BodyText"/>
          </w:pPr>
        </w:pPrChange>
      </w:pPr>
      <w:ins w:id="45" w:author="Matthew Mitchell" w:date="2024-04-25T23:02:00Z">
        <w:r>
          <w:t>References</w:t>
        </w:r>
      </w:ins>
    </w:p>
    <w:p w14:paraId="536D8723" w14:textId="77777777" w:rsidR="00034C58" w:rsidRPr="00034C58" w:rsidRDefault="0029264A" w:rsidP="00034C58">
      <w:pPr>
        <w:pStyle w:val="Bibliography"/>
        <w:rPr>
          <w:rFonts w:ascii="Calibri" w:hAnsi="Calibri" w:cs="Calibri"/>
          <w:sz w:val="22"/>
        </w:rPr>
      </w:pPr>
      <w:r>
        <w:fldChar w:fldCharType="begin"/>
      </w:r>
      <w:r w:rsidR="00034C58">
        <w:instrText xml:space="preserve"> ADDIN ZOTERO_BIBL {"uncited":[],"omitted":[],"custom":[]} CSL_BIBLIOGRAPHY </w:instrText>
      </w:r>
      <w:r>
        <w:fldChar w:fldCharType="separate"/>
      </w:r>
      <w:r w:rsidR="00034C58" w:rsidRPr="00034C58">
        <w:rPr>
          <w:rFonts w:ascii="Calibri" w:hAnsi="Calibri" w:cs="Calibri"/>
          <w:sz w:val="22"/>
        </w:rPr>
        <w:t xml:space="preserve">1. Schappert, S. M., &amp; </w:t>
      </w:r>
      <w:proofErr w:type="spellStart"/>
      <w:r w:rsidR="00034C58" w:rsidRPr="00034C58">
        <w:rPr>
          <w:rFonts w:ascii="Calibri" w:hAnsi="Calibri" w:cs="Calibri"/>
          <w:sz w:val="22"/>
        </w:rPr>
        <w:t>Rechtsteiner</w:t>
      </w:r>
      <w:proofErr w:type="spellEnd"/>
      <w:r w:rsidR="00034C58" w:rsidRPr="00034C58">
        <w:rPr>
          <w:rFonts w:ascii="Calibri" w:hAnsi="Calibri" w:cs="Calibri"/>
          <w:sz w:val="22"/>
        </w:rPr>
        <w:t xml:space="preserve">, E. A. (2011). </w:t>
      </w:r>
      <w:r w:rsidR="00034C58" w:rsidRPr="00034C58">
        <w:rPr>
          <w:rFonts w:ascii="Calibri" w:hAnsi="Calibri" w:cs="Calibri"/>
          <w:i/>
          <w:iCs/>
          <w:sz w:val="22"/>
        </w:rPr>
        <w:t>Ambulatory medical care utilization estimates for 2007</w:t>
      </w:r>
      <w:r w:rsidR="00034C58" w:rsidRPr="00034C58">
        <w:rPr>
          <w:rFonts w:ascii="Calibri" w:hAnsi="Calibri" w:cs="Calibri"/>
          <w:sz w:val="22"/>
        </w:rPr>
        <w:t xml:space="preserve"> (Vital Health Statistics Series 13, Number 169). National Center for Health Statistics. www.cdc.gov/nchs/data/series/sr_13/sr13_169.pdf</w:t>
      </w:r>
    </w:p>
    <w:p w14:paraId="2BE61F96"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2. Fann, N., Brennan, T., Dolwick, P., Gamble, J. L., Ilacqua, V., Kolb, L., Nolte, C. G., Spero, T. L., &amp; Ziska, L. (n.d.). Chapter 3: Air quality impacts. In USGCRP (U.S. Global Change Research Program), </w:t>
      </w:r>
      <w:r w:rsidRPr="00034C58">
        <w:rPr>
          <w:rFonts w:ascii="Calibri" w:hAnsi="Calibri" w:cs="Calibri"/>
          <w:i/>
          <w:iCs/>
          <w:sz w:val="22"/>
        </w:rPr>
        <w:t>The impacts of climate change on human health in the United States: A scientific assessment</w:t>
      </w:r>
      <w:r w:rsidRPr="00034C58">
        <w:rPr>
          <w:rFonts w:ascii="Calibri" w:hAnsi="Calibri" w:cs="Calibri"/>
          <w:sz w:val="22"/>
        </w:rPr>
        <w:t xml:space="preserve"> (pp. 69–98). https://doi.org/10.7930/J0GQ6Vp6</w:t>
      </w:r>
    </w:p>
    <w:p w14:paraId="3656771D"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3. Salo, P. M., Arbes, S. J., Jaramillo, R., </w:t>
      </w:r>
      <w:proofErr w:type="spellStart"/>
      <w:r w:rsidRPr="00034C58">
        <w:rPr>
          <w:rFonts w:ascii="Calibri" w:hAnsi="Calibri" w:cs="Calibri"/>
          <w:sz w:val="22"/>
        </w:rPr>
        <w:t>Calatroni</w:t>
      </w:r>
      <w:proofErr w:type="spellEnd"/>
      <w:r w:rsidRPr="00034C58">
        <w:rPr>
          <w:rFonts w:ascii="Calibri" w:hAnsi="Calibri" w:cs="Calibri"/>
          <w:sz w:val="22"/>
        </w:rPr>
        <w:t xml:space="preserve">, A., Weir, C. H., Sever, M. L., Hoppin, J. A., Rose, K. M., Liu, A. H., Gergen, P. J., Mitchell, H. E., &amp; Zeldin, D. C. (2014). Prevalence of allergic sensitization in the United States: Results from the National Health and Nutrition Examination Survey (NHANES) 2005–2006. </w:t>
      </w:r>
      <w:r w:rsidRPr="00034C58">
        <w:rPr>
          <w:rFonts w:ascii="Calibri" w:hAnsi="Calibri" w:cs="Calibri"/>
          <w:i/>
          <w:iCs/>
          <w:sz w:val="22"/>
        </w:rPr>
        <w:t>Journal of Allergy and Clinical Immunology</w:t>
      </w:r>
      <w:r w:rsidRPr="00034C58">
        <w:rPr>
          <w:rFonts w:ascii="Calibri" w:hAnsi="Calibri" w:cs="Calibri"/>
          <w:sz w:val="22"/>
        </w:rPr>
        <w:t xml:space="preserve">, </w:t>
      </w:r>
      <w:r w:rsidRPr="00034C58">
        <w:rPr>
          <w:rFonts w:ascii="Calibri" w:hAnsi="Calibri" w:cs="Calibri"/>
          <w:i/>
          <w:iCs/>
          <w:sz w:val="22"/>
        </w:rPr>
        <w:t>134</w:t>
      </w:r>
      <w:r w:rsidRPr="00034C58">
        <w:rPr>
          <w:rFonts w:ascii="Calibri" w:hAnsi="Calibri" w:cs="Calibri"/>
          <w:sz w:val="22"/>
        </w:rPr>
        <w:t>(2), 350-359 (See online data repository). https://doi.org/10.1016/j.jaci.2013.12.1071</w:t>
      </w:r>
    </w:p>
    <w:p w14:paraId="2E24612A"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4. Asthma and Allergy Foundation of America. (2019). </w:t>
      </w:r>
      <w:r w:rsidRPr="00034C58">
        <w:rPr>
          <w:rFonts w:ascii="Calibri" w:hAnsi="Calibri" w:cs="Calibri"/>
          <w:i/>
          <w:iCs/>
          <w:sz w:val="22"/>
        </w:rPr>
        <w:t>Ragweed pollen allergy</w:t>
      </w:r>
      <w:r w:rsidRPr="00034C58">
        <w:rPr>
          <w:rFonts w:ascii="Calibri" w:hAnsi="Calibri" w:cs="Calibri"/>
          <w:sz w:val="22"/>
        </w:rPr>
        <w:t>. www.aafa.org/ragweed-pollen</w:t>
      </w:r>
    </w:p>
    <w:p w14:paraId="44B042A1"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5. IPCC (Intergovernmental Panel on Climate Change). (2021). </w:t>
      </w:r>
      <w:r w:rsidRPr="00034C58">
        <w:rPr>
          <w:rFonts w:ascii="Calibri" w:hAnsi="Calibri" w:cs="Calibri"/>
          <w:i/>
          <w:iCs/>
          <w:sz w:val="22"/>
        </w:rPr>
        <w:t>Climate change 2021—The physical science basis: Working Group I contribution to the Sixth Assessment Report of the Intergovernmental Panel on Climate Change</w:t>
      </w:r>
      <w:r w:rsidRPr="00034C58">
        <w:rPr>
          <w:rFonts w:ascii="Calibri" w:hAnsi="Calibri" w:cs="Calibri"/>
          <w:sz w:val="22"/>
        </w:rPr>
        <w:t xml:space="preserve"> (V. Masson-Delmotte, P. Zhai, A. Pirani, S. L. Connors, C. </w:t>
      </w:r>
      <w:proofErr w:type="spellStart"/>
      <w:r w:rsidRPr="00034C58">
        <w:rPr>
          <w:rFonts w:ascii="Calibri" w:hAnsi="Calibri" w:cs="Calibri"/>
          <w:sz w:val="22"/>
        </w:rPr>
        <w:t>Péan</w:t>
      </w:r>
      <w:proofErr w:type="spellEnd"/>
      <w:r w:rsidRPr="00034C58">
        <w:rPr>
          <w:rFonts w:ascii="Calibri" w:hAnsi="Calibri" w:cs="Calibri"/>
          <w:sz w:val="22"/>
        </w:rPr>
        <w:t xml:space="preserve">, S. Berger, N. </w:t>
      </w:r>
      <w:proofErr w:type="spellStart"/>
      <w:r w:rsidRPr="00034C58">
        <w:rPr>
          <w:rFonts w:ascii="Calibri" w:hAnsi="Calibri" w:cs="Calibri"/>
          <w:sz w:val="22"/>
        </w:rPr>
        <w:t>Caud</w:t>
      </w:r>
      <w:proofErr w:type="spellEnd"/>
      <w:r w:rsidRPr="00034C58">
        <w:rPr>
          <w:rFonts w:ascii="Calibri" w:hAnsi="Calibri" w:cs="Calibri"/>
          <w:sz w:val="22"/>
        </w:rPr>
        <w:t xml:space="preserve">, Y. Chen, L. Goldfarb, M. I. Gomis, M. Huang, K. Leitzell, E. </w:t>
      </w:r>
      <w:proofErr w:type="spellStart"/>
      <w:r w:rsidRPr="00034C58">
        <w:rPr>
          <w:rFonts w:ascii="Calibri" w:hAnsi="Calibri" w:cs="Calibri"/>
          <w:sz w:val="22"/>
        </w:rPr>
        <w:lastRenderedPageBreak/>
        <w:t>Lonnoy</w:t>
      </w:r>
      <w:proofErr w:type="spellEnd"/>
      <w:r w:rsidRPr="00034C58">
        <w:rPr>
          <w:rFonts w:ascii="Calibri" w:hAnsi="Calibri" w:cs="Calibri"/>
          <w:sz w:val="22"/>
        </w:rPr>
        <w:t xml:space="preserve">, J. B. R. Matthews, T. K. Maycock, T. Waterfield, O. </w:t>
      </w:r>
      <w:proofErr w:type="spellStart"/>
      <w:r w:rsidRPr="00034C58">
        <w:rPr>
          <w:rFonts w:ascii="Calibri" w:hAnsi="Calibri" w:cs="Calibri"/>
          <w:sz w:val="22"/>
        </w:rPr>
        <w:t>Yelekçi</w:t>
      </w:r>
      <w:proofErr w:type="spellEnd"/>
      <w:r w:rsidRPr="00034C58">
        <w:rPr>
          <w:rFonts w:ascii="Calibri" w:hAnsi="Calibri" w:cs="Calibri"/>
          <w:sz w:val="22"/>
        </w:rPr>
        <w:t>, R. Yu, &amp; B. Zhou, Eds.). Cambridge University Press. https://doi.org/10.1017/9781009157896</w:t>
      </w:r>
    </w:p>
    <w:p w14:paraId="38F8E112"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6. Ziska, L., Knowlton, K., Rogers, C., Dalan, D., Tierney, N., Elder, M. A., Filley, W., Shropshire, J., Ford, L. B., Hedberg, C., Fleetwood, P., </w:t>
      </w:r>
      <w:proofErr w:type="spellStart"/>
      <w:r w:rsidRPr="00034C58">
        <w:rPr>
          <w:rFonts w:ascii="Calibri" w:hAnsi="Calibri" w:cs="Calibri"/>
          <w:sz w:val="22"/>
        </w:rPr>
        <w:t>Hovanky</w:t>
      </w:r>
      <w:proofErr w:type="spellEnd"/>
      <w:r w:rsidRPr="00034C58">
        <w:rPr>
          <w:rFonts w:ascii="Calibri" w:hAnsi="Calibri" w:cs="Calibri"/>
          <w:sz w:val="22"/>
        </w:rPr>
        <w:t xml:space="preserve">, K. T., Kavanaugh, T., Fulford, G., Vrtis, R. F., Patz, J. A., Portnoy, J., Coates, F., </w:t>
      </w:r>
      <w:proofErr w:type="spellStart"/>
      <w:r w:rsidRPr="00034C58">
        <w:rPr>
          <w:rFonts w:ascii="Calibri" w:hAnsi="Calibri" w:cs="Calibri"/>
          <w:sz w:val="22"/>
        </w:rPr>
        <w:t>Bielory</w:t>
      </w:r>
      <w:proofErr w:type="spellEnd"/>
      <w:r w:rsidRPr="00034C58">
        <w:rPr>
          <w:rFonts w:ascii="Calibri" w:hAnsi="Calibri" w:cs="Calibri"/>
          <w:sz w:val="22"/>
        </w:rPr>
        <w:t xml:space="preserve">, L., &amp; Frenz, D. (2011). Recent warming by latitude associated with increased length of ragweed pollen season in central North America. </w:t>
      </w:r>
      <w:r w:rsidRPr="00034C58">
        <w:rPr>
          <w:rFonts w:ascii="Calibri" w:hAnsi="Calibri" w:cs="Calibri"/>
          <w:i/>
          <w:iCs/>
          <w:sz w:val="22"/>
        </w:rPr>
        <w:t>Proceedings of the National Academy of Sciences</w:t>
      </w:r>
      <w:r w:rsidRPr="00034C58">
        <w:rPr>
          <w:rFonts w:ascii="Calibri" w:hAnsi="Calibri" w:cs="Calibri"/>
          <w:sz w:val="22"/>
        </w:rPr>
        <w:t xml:space="preserve">, </w:t>
      </w:r>
      <w:r w:rsidRPr="00034C58">
        <w:rPr>
          <w:rFonts w:ascii="Calibri" w:hAnsi="Calibri" w:cs="Calibri"/>
          <w:i/>
          <w:iCs/>
          <w:sz w:val="22"/>
        </w:rPr>
        <w:t>108</w:t>
      </w:r>
      <w:r w:rsidRPr="00034C58">
        <w:rPr>
          <w:rFonts w:ascii="Calibri" w:hAnsi="Calibri" w:cs="Calibri"/>
          <w:sz w:val="22"/>
        </w:rPr>
        <w:t>(10), 4248–4251. https://doi.org/10.1073/pnas.1014107108</w:t>
      </w:r>
    </w:p>
    <w:p w14:paraId="3EDF4D6D" w14:textId="77777777" w:rsidR="00034C58" w:rsidRPr="00034C58" w:rsidRDefault="00034C58" w:rsidP="00034C58">
      <w:pPr>
        <w:pStyle w:val="Bibliography"/>
        <w:rPr>
          <w:rFonts w:ascii="Calibri" w:hAnsi="Calibri" w:cs="Calibri"/>
          <w:sz w:val="22"/>
        </w:rPr>
      </w:pPr>
      <w:r w:rsidRPr="00034C58">
        <w:rPr>
          <w:rFonts w:ascii="Calibri" w:hAnsi="Calibri" w:cs="Calibri"/>
          <w:sz w:val="22"/>
        </w:rPr>
        <w:t xml:space="preserve">7. Ziska, L., Knowlton, K., &amp; Rogers, C. (2016). Update to data originally published in Ziska, L., Knowlton, K., Rogers, C., Dalan, D., Tierney, N., Elder, M. A., Filley, W., Shropshire, J., Ford, L. B., Hedberg, C., Fleetwood, P., </w:t>
      </w:r>
      <w:proofErr w:type="spellStart"/>
      <w:r w:rsidRPr="00034C58">
        <w:rPr>
          <w:rFonts w:ascii="Calibri" w:hAnsi="Calibri" w:cs="Calibri"/>
          <w:sz w:val="22"/>
        </w:rPr>
        <w:t>Hovanky</w:t>
      </w:r>
      <w:proofErr w:type="spellEnd"/>
      <w:r w:rsidRPr="00034C58">
        <w:rPr>
          <w:rFonts w:ascii="Calibri" w:hAnsi="Calibri" w:cs="Calibri"/>
          <w:sz w:val="22"/>
        </w:rPr>
        <w:t xml:space="preserve">, K. T., Kavanaugh, T., Fulford, G., Vrtis, R. F., Patz, J. A., Portnoy, J., Coates, F., </w:t>
      </w:r>
      <w:proofErr w:type="spellStart"/>
      <w:r w:rsidRPr="00034C58">
        <w:rPr>
          <w:rFonts w:ascii="Calibri" w:hAnsi="Calibri" w:cs="Calibri"/>
          <w:sz w:val="22"/>
        </w:rPr>
        <w:t>Bielory</w:t>
      </w:r>
      <w:proofErr w:type="spellEnd"/>
      <w:r w:rsidRPr="00034C58">
        <w:rPr>
          <w:rFonts w:ascii="Calibri" w:hAnsi="Calibri" w:cs="Calibri"/>
          <w:sz w:val="22"/>
        </w:rPr>
        <w:t xml:space="preserve">, L., &amp; Frenz, D. (2011). Recent warming by latitude associated with increased length of ragweed pollen season in central North America. </w:t>
      </w:r>
      <w:r w:rsidRPr="00034C58">
        <w:rPr>
          <w:rFonts w:ascii="Calibri" w:hAnsi="Calibri" w:cs="Calibri"/>
          <w:i/>
          <w:iCs/>
          <w:sz w:val="22"/>
        </w:rPr>
        <w:t>Proceedings of the National Academy of Sciences</w:t>
      </w:r>
      <w:r w:rsidRPr="00034C58">
        <w:rPr>
          <w:rFonts w:ascii="Calibri" w:hAnsi="Calibri" w:cs="Calibri"/>
          <w:sz w:val="22"/>
        </w:rPr>
        <w:t xml:space="preserve">, </w:t>
      </w:r>
      <w:r w:rsidRPr="00034C58">
        <w:rPr>
          <w:rFonts w:ascii="Calibri" w:hAnsi="Calibri" w:cs="Calibri"/>
          <w:i/>
          <w:iCs/>
          <w:sz w:val="22"/>
        </w:rPr>
        <w:t>108</w:t>
      </w:r>
      <w:r w:rsidRPr="00034C58">
        <w:rPr>
          <w:rFonts w:ascii="Calibri" w:hAnsi="Calibri" w:cs="Calibri"/>
          <w:sz w:val="22"/>
        </w:rPr>
        <w:t>(10), 4248–4251. https://doi.org/10.1073/pnas.1014107108</w:t>
      </w:r>
    </w:p>
    <w:p w14:paraId="3E9646D8" w14:textId="738B1D21" w:rsidR="0029264A" w:rsidRDefault="0029264A" w:rsidP="008D4D9C">
      <w:pPr>
        <w:pStyle w:val="BodyText"/>
      </w:pPr>
      <w:r>
        <w:fldChar w:fldCharType="end"/>
      </w:r>
    </w:p>
    <w:p w14:paraId="35788974" w14:textId="77777777" w:rsidR="00D052D5" w:rsidRDefault="00D052D5"/>
    <w:sectPr w:rsidR="00D052D5" w:rsidSect="00975B8D">
      <w:headerReference w:type="default" r:id="rId16"/>
      <w:footerReference w:type="default" r:id="rId17"/>
      <w:endnotePr>
        <w:numFmt w:val="decimal"/>
        <w:numRestart w:val="eachSect"/>
      </w:endnotePr>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tthew Mitchell" w:date="2024-04-25T16:39:00Z" w:initials="MM">
    <w:p w14:paraId="4E451BD5" w14:textId="2E18709F" w:rsidR="00950734" w:rsidRDefault="00950734">
      <w:pPr>
        <w:pStyle w:val="CommentText"/>
      </w:pPr>
      <w:r>
        <w:rPr>
          <w:rStyle w:val="CommentReference"/>
        </w:rPr>
        <w:annotationRef/>
      </w:r>
      <w:r>
        <w:t>Links checked 4/25/2024.</w:t>
      </w:r>
    </w:p>
  </w:comment>
  <w:comment w:id="7" w:author="Matthew Mitchell" w:date="2024-04-25T22:57:00Z" w:initials="MM">
    <w:p w14:paraId="18B1E93D" w14:textId="77777777" w:rsidR="00A974F2" w:rsidRDefault="00A974F2">
      <w:pPr>
        <w:pStyle w:val="CommentText"/>
      </w:pPr>
      <w:r>
        <w:rPr>
          <w:rStyle w:val="CommentReference"/>
        </w:rPr>
        <w:annotationRef/>
      </w:r>
      <w:r>
        <w:t>Note for when this indicator is next updated:</w:t>
      </w:r>
    </w:p>
    <w:p w14:paraId="65E799A4" w14:textId="77777777" w:rsidR="00A974F2" w:rsidRDefault="00A974F2">
      <w:pPr>
        <w:pStyle w:val="CommentText"/>
      </w:pPr>
    </w:p>
    <w:p w14:paraId="2ACDA219" w14:textId="77777777" w:rsidR="00A974F2" w:rsidRDefault="00A974F2">
      <w:pPr>
        <w:pStyle w:val="CommentText"/>
      </w:pPr>
      <w:r>
        <w:t>Until it was “</w:t>
      </w:r>
      <w:proofErr w:type="spellStart"/>
      <w:r>
        <w:t>Zoterofied</w:t>
      </w:r>
      <w:proofErr w:type="spellEnd"/>
      <w:r>
        <w:t>,” the reference cited here had a little note at the end:</w:t>
      </w:r>
    </w:p>
    <w:p w14:paraId="4A655D95" w14:textId="77777777" w:rsidR="00A974F2" w:rsidRDefault="00A974F2">
      <w:pPr>
        <w:pStyle w:val="CommentText"/>
      </w:pPr>
    </w:p>
    <w:p w14:paraId="67192AA0" w14:textId="5081098F" w:rsidR="00A974F2" w:rsidRDefault="00A974F2" w:rsidP="008305EA">
      <w:pPr>
        <w:pStyle w:val="CommentText"/>
        <w:ind w:left="720"/>
      </w:pPr>
      <w:r>
        <w:t xml:space="preserve">Salo, P.M., S.J. Arbes, Jr., R. Jaramillo, A. </w:t>
      </w:r>
      <w:proofErr w:type="spellStart"/>
      <w:r>
        <w:t>Calatroni</w:t>
      </w:r>
      <w:proofErr w:type="spellEnd"/>
      <w:r>
        <w:t xml:space="preserve">, C.H. Weir, M.L. Sever, J.A. Hoppin, K.M. Rose, A.H. Liu, P.J. Gergen, H.E. Mitchell, and D.C. Zeldin. 2014. Prevalence of allergic sensitization in the United States: Results from the National Health and Nutrition Examination Survey (NHANES) 2005–2006. </w:t>
      </w:r>
      <w:r w:rsidRPr="00465580">
        <w:t>J</w:t>
      </w:r>
      <w:r>
        <w:t>.</w:t>
      </w:r>
      <w:r w:rsidRPr="00465580">
        <w:t xml:space="preserve"> Allergy Clin</w:t>
      </w:r>
      <w:r>
        <w:t>.</w:t>
      </w:r>
      <w:r w:rsidRPr="00465580">
        <w:t xml:space="preserve"> Immun. </w:t>
      </w:r>
      <w:r>
        <w:t>134</w:t>
      </w:r>
      <w:r w:rsidRPr="00465580">
        <w:t>(2):</w:t>
      </w:r>
      <w:r w:rsidRPr="006878A0">
        <w:t>350–359</w:t>
      </w:r>
      <w:r>
        <w:t xml:space="preserve">. </w:t>
      </w:r>
      <w:r w:rsidRPr="00A974F2">
        <w:rPr>
          <w:highlight w:val="yellow"/>
        </w:rPr>
        <w:t>See online data repository.</w:t>
      </w:r>
    </w:p>
    <w:p w14:paraId="0E85FC44" w14:textId="77777777" w:rsidR="00A974F2" w:rsidRDefault="00A974F2">
      <w:pPr>
        <w:pStyle w:val="CommentText"/>
      </w:pPr>
    </w:p>
    <w:p w14:paraId="2123022F" w14:textId="67892B76" w:rsidR="00A974F2" w:rsidRDefault="00A974F2">
      <w:pPr>
        <w:pStyle w:val="CommentText"/>
      </w:pPr>
      <w:r>
        <w:t>That note is presently</w:t>
      </w:r>
      <w:r w:rsidR="00E4200D">
        <w:rPr>
          <w:b/>
          <w:bCs/>
        </w:rPr>
        <w:t xml:space="preserve"> </w:t>
      </w:r>
      <w:r>
        <w:t>included in the Zotero-generated version of the reference</w:t>
      </w:r>
      <w:r w:rsidR="00E4200D">
        <w:t xml:space="preserve">, but in a way that’s (a) “wrong” and (b) kind of unsightly. I’m wondering if there’s </w:t>
      </w:r>
      <w:proofErr w:type="gramStart"/>
      <w:r w:rsidR="00E4200D">
        <w:t>actually a</w:t>
      </w:r>
      <w:proofErr w:type="gramEnd"/>
      <w:r w:rsidR="00E4200D">
        <w:t xml:space="preserve"> reason to keep it at all.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451BD5" w15:done="0"/>
  <w15:commentEx w15:paraId="212302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63A375F" w16cex:dateUtc="2024-04-25T20:39:00Z"/>
  <w16cex:commentExtensible w16cex:durableId="4C64FB1F" w16cex:dateUtc="2024-04-26T0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451BD5" w16cid:durableId="163A375F"/>
  <w16cid:commentId w16cid:paraId="2123022F" w16cid:durableId="4C64F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55801" w14:textId="77777777" w:rsidR="00975B8D" w:rsidRDefault="00975B8D" w:rsidP="008D4D9C">
      <w:r>
        <w:separator/>
      </w:r>
    </w:p>
  </w:endnote>
  <w:endnote w:type="continuationSeparator" w:id="0">
    <w:p w14:paraId="7FCE3725" w14:textId="77777777" w:rsidR="00975B8D" w:rsidRDefault="00975B8D" w:rsidP="008D4D9C">
      <w:r>
        <w:continuationSeparator/>
      </w:r>
    </w:p>
  </w:endnote>
  <w:endnote w:id="1">
    <w:p w14:paraId="7AFBAC92" w14:textId="77777777" w:rsidR="008D4D9C" w:rsidRPr="00653EA5" w:rsidDel="00E06859" w:rsidRDefault="008D4D9C" w:rsidP="008D4D9C">
      <w:pPr>
        <w:pStyle w:val="EndnoteText"/>
        <w:rPr>
          <w:del w:id="2" w:author="Matthew Mitchell" w:date="2024-04-25T23:06:00Z"/>
        </w:rPr>
      </w:pPr>
      <w:del w:id="3" w:author="Matthew Mitchell" w:date="2024-04-25T23:06:00Z">
        <w:r w:rsidRPr="00653EA5" w:rsidDel="00E06859">
          <w:rPr>
            <w:rStyle w:val="EndnoteReference"/>
          </w:rPr>
          <w:endnoteRef/>
        </w:r>
        <w:r w:rsidRPr="00653EA5" w:rsidDel="00E06859">
          <w:rPr>
            <w:rStyle w:val="EndnoteReference"/>
          </w:rPr>
          <w:delText xml:space="preserve"> </w:delText>
        </w:r>
        <w:r w:rsidDel="00E06859">
          <w:tab/>
        </w:r>
        <w:r w:rsidRPr="00653EA5" w:rsidDel="00E06859">
          <w:delText xml:space="preserve">Schappert, S.M., and E.A. Rechtsteiner. 2011. Ambulatory medical care utilization estimates for 2007. National Center for Health Statistics. Vital </w:delText>
        </w:r>
        <w:r w:rsidDel="00E06859">
          <w:delText xml:space="preserve">and </w:delText>
        </w:r>
        <w:r w:rsidRPr="00653EA5" w:rsidDel="00E06859">
          <w:delText>Health Stat</w:delText>
        </w:r>
        <w:r w:rsidDel="00E06859">
          <w:delText>istics</w:delText>
        </w:r>
        <w:r w:rsidRPr="00653EA5" w:rsidDel="00E06859">
          <w:delText xml:space="preserve"> 13(169). </w:delText>
        </w:r>
        <w:r w:rsidR="001249B6" w:rsidDel="00E06859">
          <w:fldChar w:fldCharType="begin"/>
        </w:r>
        <w:r w:rsidR="001249B6" w:rsidDel="00E06859">
          <w:delInstrText>HYPERLINK "http://www.cdc.gov/nchs/data/series/sr_13/sr13_169.pdf"</w:delInstrText>
        </w:r>
        <w:r w:rsidR="001249B6" w:rsidDel="00E06859">
          <w:fldChar w:fldCharType="separate"/>
        </w:r>
        <w:r w:rsidRPr="00653EA5" w:rsidDel="00E06859">
          <w:rPr>
            <w:rStyle w:val="Hyperlink"/>
            <w:rFonts w:eastAsiaTheme="majorEastAsia"/>
          </w:rPr>
          <w:delText>www.cdc.gov/nchs/data/series/sr_13/sr13_169.pdf</w:delText>
        </w:r>
        <w:r w:rsidR="001249B6" w:rsidDel="00E06859">
          <w:rPr>
            <w:rStyle w:val="Hyperlink"/>
            <w:rFonts w:eastAsiaTheme="majorEastAsia"/>
          </w:rPr>
          <w:fldChar w:fldCharType="end"/>
        </w:r>
        <w:r w:rsidDel="00E06859">
          <w:delText>.</w:delText>
        </w:r>
      </w:del>
    </w:p>
  </w:endnote>
  <w:endnote w:id="2">
    <w:p w14:paraId="50C9EDD6" w14:textId="77777777" w:rsidR="006878A0" w:rsidDel="00E06859" w:rsidRDefault="006878A0" w:rsidP="006878A0">
      <w:pPr>
        <w:pStyle w:val="EndnoteText"/>
        <w:rPr>
          <w:del w:id="5" w:author="Matthew Mitchell" w:date="2024-04-25T23:07:00Z"/>
        </w:rPr>
      </w:pPr>
      <w:del w:id="6" w:author="Matthew Mitchell" w:date="2024-04-25T23:07:00Z">
        <w:r w:rsidDel="00E06859">
          <w:rPr>
            <w:rStyle w:val="EndnoteReference"/>
          </w:rPr>
          <w:endnoteRef/>
        </w:r>
        <w:r w:rsidDel="00E06859">
          <w:delText xml:space="preserve"> </w:delText>
        </w:r>
        <w:r w:rsidDel="00E06859">
          <w:tab/>
          <w:delText>F</w:delText>
        </w:r>
        <w:r w:rsidRPr="00607A5B" w:rsidDel="00E06859">
          <w:delText>ann, N., T. Brennan, P. Dolwick, J.L. Gamble, V. Ilacqua, L. Kolb, C.G. Nolte, T.L. Spero, and L. Ziska, 2016</w:delText>
        </w:r>
        <w:r w:rsidDel="00E06859">
          <w:delText>.</w:delText>
        </w:r>
        <w:r w:rsidRPr="00607A5B" w:rsidDel="00E06859">
          <w:delText xml:space="preserve"> Ch</w:delText>
        </w:r>
        <w:r w:rsidDel="00E06859">
          <w:delText>apter 3: Air q</w:delText>
        </w:r>
        <w:r w:rsidRPr="00607A5B" w:rsidDel="00E06859">
          <w:delText xml:space="preserve">uality </w:delText>
        </w:r>
        <w:r w:rsidDel="00E06859">
          <w:delText>i</w:delText>
        </w:r>
        <w:r w:rsidRPr="00607A5B" w:rsidDel="00E06859">
          <w:delText>mpacts.</w:delText>
        </w:r>
        <w:r w:rsidDel="00E06859">
          <w:delText xml:space="preserve"> The impacts of climate change on human h</w:delText>
        </w:r>
        <w:r w:rsidRPr="00055A5F" w:rsidDel="00E06859">
          <w:delText xml:space="preserve">ealth in </w:delText>
        </w:r>
        <w:r w:rsidDel="00E06859">
          <w:delText>the United States: A scientific a</w:delText>
        </w:r>
        <w:r w:rsidRPr="00055A5F" w:rsidDel="00E06859">
          <w:delText>ssessment</w:delText>
        </w:r>
        <w:r w:rsidDel="00E06859">
          <w:delText>. U.S. Global Change Research Program</w:delText>
        </w:r>
        <w:r w:rsidRPr="00227B9D" w:rsidDel="00E06859">
          <w:delText xml:space="preserve">. </w:delText>
        </w:r>
        <w:r w:rsidR="001249B6" w:rsidDel="00E06859">
          <w:fldChar w:fldCharType="begin"/>
        </w:r>
        <w:r w:rsidR="001249B6" w:rsidDel="00E06859">
          <w:delInstrText>HYPERLINK "https://health2016.globalchange.gov/"</w:delInstrText>
        </w:r>
        <w:r w:rsidR="001249B6" w:rsidDel="00E06859">
          <w:fldChar w:fldCharType="separate"/>
        </w:r>
        <w:r w:rsidDel="00E06859">
          <w:rPr>
            <w:rStyle w:val="Hyperlink"/>
          </w:rPr>
          <w:delText>https://health2016.globalchange.gov</w:delText>
        </w:r>
        <w:r w:rsidR="001249B6" w:rsidDel="00E06859">
          <w:rPr>
            <w:rStyle w:val="Hyperlink"/>
          </w:rPr>
          <w:fldChar w:fldCharType="end"/>
        </w:r>
        <w:r w:rsidDel="00E06859">
          <w:delText>.</w:delText>
        </w:r>
      </w:del>
    </w:p>
  </w:endnote>
  <w:endnote w:id="3">
    <w:p w14:paraId="2418651C" w14:textId="06FCC4EE" w:rsidR="008D4D9C" w:rsidRPr="00653EA5" w:rsidDel="00AD7530" w:rsidRDefault="008D4D9C" w:rsidP="006878A0">
      <w:pPr>
        <w:pStyle w:val="EndnoteText"/>
        <w:rPr>
          <w:del w:id="9" w:author="Matthew Mitchell" w:date="2024-04-25T23:06:00Z"/>
        </w:rPr>
      </w:pPr>
      <w:del w:id="10" w:author="Matthew Mitchell" w:date="2024-04-25T23:06:00Z">
        <w:r w:rsidRPr="00653EA5" w:rsidDel="00AD7530">
          <w:rPr>
            <w:rStyle w:val="EndnoteReference"/>
          </w:rPr>
          <w:endnoteRef/>
        </w:r>
        <w:r w:rsidRPr="00653EA5" w:rsidDel="00AD7530">
          <w:delText xml:space="preserve"> </w:delText>
        </w:r>
        <w:r w:rsidDel="00AD7530">
          <w:tab/>
        </w:r>
        <w:r w:rsidR="006878A0" w:rsidDel="00AD7530">
          <w:delText>Salo, P.M., S.J. Arbes, Jr., R. Jaramillo, A. Calatroni, C.H. Weir, M.L. Sever, J.A. Hoppin, K.M. Rose, A.H. Liu, P.J. Gergen, H.E. Mitchell, and D.C. Zeldin.</w:delText>
        </w:r>
        <w:r w:rsidDel="00AD7530">
          <w:delText xml:space="preserve"> 20</w:delText>
        </w:r>
        <w:r w:rsidR="006878A0" w:rsidDel="00AD7530">
          <w:delText>14</w:delText>
        </w:r>
        <w:r w:rsidDel="00AD7530">
          <w:delText xml:space="preserve">. </w:delText>
        </w:r>
        <w:r w:rsidR="006878A0" w:rsidDel="00AD7530">
          <w:delText xml:space="preserve">Prevalence of allergic sensitization in the United States: Results from the National Health and Nutrition Examination Survey (NHANES) 2005–2006. </w:delText>
        </w:r>
        <w:r w:rsidRPr="00465580" w:rsidDel="00AD7530">
          <w:delText>J</w:delText>
        </w:r>
        <w:r w:rsidDel="00AD7530">
          <w:delText>.</w:delText>
        </w:r>
        <w:r w:rsidRPr="00465580" w:rsidDel="00AD7530">
          <w:delText xml:space="preserve"> Allergy Clin</w:delText>
        </w:r>
        <w:r w:rsidDel="00AD7530">
          <w:delText>.</w:delText>
        </w:r>
        <w:r w:rsidRPr="00465580" w:rsidDel="00AD7530">
          <w:delText xml:space="preserve"> Immun. </w:delText>
        </w:r>
        <w:r w:rsidR="006878A0" w:rsidDel="00AD7530">
          <w:delText>134</w:delText>
        </w:r>
        <w:r w:rsidRPr="00465580" w:rsidDel="00AD7530">
          <w:delText>(2):</w:delText>
        </w:r>
        <w:r w:rsidR="006878A0" w:rsidRPr="006878A0" w:rsidDel="00AD7530">
          <w:delText>350–359</w:delText>
        </w:r>
        <w:r w:rsidDel="00AD7530">
          <w:delText>.</w:delText>
        </w:r>
        <w:r w:rsidR="006878A0" w:rsidDel="00AD7530">
          <w:delText xml:space="preserve"> See online data repository.</w:delText>
        </w:r>
      </w:del>
    </w:p>
  </w:endnote>
  <w:endnote w:id="4">
    <w:p w14:paraId="56EBB79D" w14:textId="4DB697C0" w:rsidR="008D4D9C" w:rsidRPr="00653EA5" w:rsidDel="00712C7F" w:rsidRDefault="008D4D9C" w:rsidP="008D4D9C">
      <w:pPr>
        <w:pStyle w:val="EndnoteText"/>
        <w:rPr>
          <w:del w:id="12" w:author="Matthew Mitchell" w:date="2024-04-25T23:09:00Z"/>
        </w:rPr>
      </w:pPr>
      <w:del w:id="13" w:author="Matthew Mitchell" w:date="2024-04-25T23:09:00Z">
        <w:r w:rsidRPr="00653EA5" w:rsidDel="00712C7F">
          <w:rPr>
            <w:rStyle w:val="EndnoteReference"/>
          </w:rPr>
          <w:endnoteRef/>
        </w:r>
        <w:r w:rsidRPr="00653EA5" w:rsidDel="00712C7F">
          <w:delText xml:space="preserve"> </w:delText>
        </w:r>
        <w:r w:rsidDel="00712C7F">
          <w:tab/>
        </w:r>
        <w:r w:rsidR="007606A5" w:rsidDel="00712C7F">
          <w:delText>Asthma and Allergy Foundation of America</w:delText>
        </w:r>
        <w:r w:rsidRPr="00653EA5" w:rsidDel="00712C7F">
          <w:delText>. 201</w:delText>
        </w:r>
        <w:r w:rsidR="007606A5" w:rsidDel="00712C7F">
          <w:delText>9</w:delText>
        </w:r>
        <w:r w:rsidRPr="00653EA5" w:rsidDel="00712C7F">
          <w:delText xml:space="preserve">. </w:delText>
        </w:r>
        <w:r w:rsidR="007606A5" w:rsidDel="00712C7F">
          <w:delText>Ragweed p</w:delText>
        </w:r>
        <w:r w:rsidR="007606A5" w:rsidRPr="00653EA5" w:rsidDel="00712C7F">
          <w:delText xml:space="preserve">ollen </w:delText>
        </w:r>
        <w:r w:rsidRPr="00653EA5" w:rsidDel="00712C7F">
          <w:delText>allergy.</w:delText>
        </w:r>
        <w:r w:rsidR="00413A94" w:rsidDel="00712C7F">
          <w:delText xml:space="preserve"> </w:delText>
        </w:r>
        <w:r w:rsidR="001249B6" w:rsidDel="00712C7F">
          <w:fldChar w:fldCharType="begin"/>
        </w:r>
        <w:r w:rsidR="001249B6" w:rsidDel="00712C7F">
          <w:delInstrText>HYPERLINK "https://www.aafa.org/ragweed-pollen/"</w:delInstrText>
        </w:r>
        <w:r w:rsidR="001249B6" w:rsidDel="00712C7F">
          <w:fldChar w:fldCharType="separate"/>
        </w:r>
        <w:r w:rsidR="00413A94" w:rsidDel="00712C7F">
          <w:rPr>
            <w:rStyle w:val="Hyperlink"/>
          </w:rPr>
          <w:delText>www.aafa.org/ragweed-pollen</w:delText>
        </w:r>
        <w:r w:rsidR="001249B6" w:rsidDel="00712C7F">
          <w:rPr>
            <w:rStyle w:val="Hyperlink"/>
          </w:rPr>
          <w:fldChar w:fldCharType="end"/>
        </w:r>
        <w:r w:rsidDel="00712C7F">
          <w:delText>.</w:delText>
        </w:r>
        <w:r w:rsidR="00413A94" w:rsidDel="00712C7F">
          <w:delText xml:space="preserve"> </w:delText>
        </w:r>
      </w:del>
    </w:p>
  </w:endnote>
  <w:endnote w:id="5">
    <w:p w14:paraId="5AD5EE09" w14:textId="337A97FF" w:rsidR="000D5F9B" w:rsidRPr="00653EA5" w:rsidDel="00712C7F" w:rsidRDefault="000D5F9B" w:rsidP="008D4D9C">
      <w:pPr>
        <w:pStyle w:val="EndnoteText"/>
        <w:rPr>
          <w:del w:id="20" w:author="Matthew Mitchell" w:date="2024-04-25T23:09:00Z"/>
        </w:rPr>
      </w:pPr>
      <w:del w:id="21" w:author="Matthew Mitchell" w:date="2024-04-25T23:09:00Z">
        <w:r w:rsidRPr="00653EA5" w:rsidDel="00712C7F">
          <w:rPr>
            <w:rStyle w:val="EndnoteReference"/>
          </w:rPr>
          <w:endnoteRef/>
        </w:r>
        <w:r w:rsidRPr="00653EA5" w:rsidDel="00712C7F">
          <w:delText xml:space="preserve"> </w:delText>
        </w:r>
        <w:r w:rsidDel="00712C7F">
          <w:tab/>
          <w:delText>F</w:delText>
        </w:r>
        <w:r w:rsidRPr="00607A5B" w:rsidDel="00712C7F">
          <w:delText>ann, N., T. Brennan, P. Dolwick, J.L. Gamble, V. Ilacqua, L. Kolb, C.G. Nolte, T.L. Spero, and L. Ziska, 2016</w:delText>
        </w:r>
        <w:r w:rsidDel="00712C7F">
          <w:delText>.</w:delText>
        </w:r>
        <w:r w:rsidRPr="00607A5B" w:rsidDel="00712C7F">
          <w:delText xml:space="preserve"> Ch</w:delText>
        </w:r>
        <w:r w:rsidDel="00712C7F">
          <w:delText>apter 3: Air q</w:delText>
        </w:r>
        <w:r w:rsidRPr="00607A5B" w:rsidDel="00712C7F">
          <w:delText xml:space="preserve">uality </w:delText>
        </w:r>
        <w:r w:rsidDel="00712C7F">
          <w:delText>i</w:delText>
        </w:r>
        <w:r w:rsidRPr="00607A5B" w:rsidDel="00712C7F">
          <w:delText>mpacts.</w:delText>
        </w:r>
        <w:r w:rsidDel="00712C7F">
          <w:delText xml:space="preserve"> The impacts of climate change on human h</w:delText>
        </w:r>
        <w:r w:rsidRPr="00055A5F" w:rsidDel="00712C7F">
          <w:delText xml:space="preserve">ealth in </w:delText>
        </w:r>
        <w:r w:rsidDel="00712C7F">
          <w:delText>the United States: A scientific a</w:delText>
        </w:r>
        <w:r w:rsidRPr="00055A5F" w:rsidDel="00712C7F">
          <w:delText>ssessment</w:delText>
        </w:r>
        <w:r w:rsidDel="00712C7F">
          <w:delText>. U.S. Global Change Research Program</w:delText>
        </w:r>
        <w:r w:rsidRPr="00227B9D" w:rsidDel="00712C7F">
          <w:delText xml:space="preserve">. </w:delText>
        </w:r>
        <w:r w:rsidR="001249B6" w:rsidDel="00712C7F">
          <w:fldChar w:fldCharType="begin"/>
        </w:r>
        <w:r w:rsidR="001249B6" w:rsidDel="00712C7F">
          <w:delInstrText>HYPERLINK "https://health2016.globalchange.gov/"</w:delInstrText>
        </w:r>
        <w:r w:rsidR="001249B6" w:rsidDel="00712C7F">
          <w:fldChar w:fldCharType="separate"/>
        </w:r>
        <w:r w:rsidDel="00712C7F">
          <w:rPr>
            <w:rStyle w:val="Hyperlink"/>
          </w:rPr>
          <w:delText>https://health2016.globalchange.gov</w:delText>
        </w:r>
        <w:r w:rsidR="001249B6" w:rsidDel="00712C7F">
          <w:rPr>
            <w:rStyle w:val="Hyperlink"/>
          </w:rPr>
          <w:fldChar w:fldCharType="end"/>
        </w:r>
        <w:r w:rsidDel="00712C7F">
          <w:delText>.</w:delText>
        </w:r>
      </w:del>
    </w:p>
  </w:endnote>
  <w:endnote w:id="6">
    <w:p w14:paraId="2FE6631A" w14:textId="7E1ACA07" w:rsidR="008D4D9C" w:rsidRPr="00653EA5" w:rsidDel="00C92BC6" w:rsidRDefault="008D4D9C" w:rsidP="008D4D9C">
      <w:pPr>
        <w:pStyle w:val="EndnoteText"/>
        <w:rPr>
          <w:del w:id="24" w:author="Matthew Mitchell" w:date="2024-04-25T23:10:00Z"/>
        </w:rPr>
      </w:pPr>
      <w:del w:id="25" w:author="Matthew Mitchell" w:date="2024-04-25T23:10:00Z">
        <w:r w:rsidRPr="00653EA5" w:rsidDel="00C92BC6">
          <w:rPr>
            <w:rStyle w:val="EndnoteReference"/>
          </w:rPr>
          <w:endnoteRef/>
        </w:r>
        <w:r w:rsidRPr="00653EA5" w:rsidDel="00C92BC6">
          <w:delText xml:space="preserve"> </w:delText>
        </w:r>
        <w:r w:rsidDel="00C92BC6">
          <w:tab/>
        </w:r>
      </w:del>
      <w:ins w:id="26" w:author="Charlie Goff" w:date="2024-03-14T10:19:00Z">
        <w:del w:id="27" w:author="Matthew Mitchell" w:date="2024-04-25T23:10:00Z">
          <w:r w:rsidR="00483F21" w:rsidRPr="00483F21" w:rsidDel="00C92BC6">
            <w:delText xml:space="preserve">IPCC, 2021: Climate Change 2021: The Physical Science Basis. Contribution of Working Group I to the Sixth Assessment Report of the Intergovernmental Panel on Climate Change[Masson-Delmotte, V., P. Zhai, A. Pirani, S.L. Connors, C. Péan, S. Berger, N. Caud, Y. Chen, L. Goldfarb, M.I. Gomis, M. Huang, K. Leitzell, E. Lonnoy, J.B.R. Matthews, T.K. Maycock, T. Waterfield, O. Yelekçi, R. Yu, and B. Zhou (eds.)]. Cambridge University Press, Cambridge, United Kingdom and New York, NY, USA, In press, doi:10.1017/9781009157896. </w:delText>
          </w:r>
        </w:del>
      </w:ins>
      <w:del w:id="28" w:author="Matthew Mitchell" w:date="2024-04-25T23:10:00Z">
        <w:r w:rsidRPr="00584849" w:rsidDel="00C92BC6">
          <w:delText>IPCC (Intergovernmental Panel on Climate Change). 2013. Climate change 2013: The physical science basis. Working Group I contribution to the IPCC Fifth Assessment Report. Cambridge, U</w:delText>
        </w:r>
        <w:r w:rsidDel="00C92BC6">
          <w:delText xml:space="preserve">nited </w:delText>
        </w:r>
        <w:r w:rsidRPr="00584849" w:rsidDel="00C92BC6">
          <w:delText>K</w:delText>
        </w:r>
        <w:r w:rsidDel="00C92BC6">
          <w:delText>ingdom</w:delText>
        </w:r>
        <w:r w:rsidRPr="00584849" w:rsidDel="00C92BC6">
          <w:delText xml:space="preserve">: Cambridge University Press. </w:delText>
        </w:r>
        <w:r w:rsidDel="00C92BC6">
          <w:fldChar w:fldCharType="begin"/>
        </w:r>
        <w:r w:rsidDel="00C92BC6">
          <w:delInstrText>HYPERLINK "http://www.ipcc.ch/report/ar5/wg1"</w:delInstrText>
        </w:r>
        <w:r w:rsidDel="00C92BC6">
          <w:fldChar w:fldCharType="separate"/>
        </w:r>
        <w:r w:rsidRPr="00276F00" w:rsidDel="00C92BC6">
          <w:rPr>
            <w:rStyle w:val="Hyperlink"/>
          </w:rPr>
          <w:delText>www.ipcc.ch/report/ar5/wg1</w:delText>
        </w:r>
        <w:r w:rsidDel="00C92BC6">
          <w:rPr>
            <w:rStyle w:val="Hyperlink"/>
          </w:rPr>
          <w:fldChar w:fldCharType="end"/>
        </w:r>
        <w:r w:rsidRPr="00584849" w:rsidDel="00C92BC6">
          <w:delText>.</w:delText>
        </w:r>
        <w:r w:rsidDel="00C92BC6">
          <w:delText xml:space="preserve"> </w:delText>
        </w:r>
      </w:del>
    </w:p>
  </w:endnote>
  <w:endnote w:id="7">
    <w:p w14:paraId="3474B610" w14:textId="77777777" w:rsidR="008D4D9C" w:rsidRPr="00653EA5" w:rsidDel="007103BF" w:rsidRDefault="008D4D9C" w:rsidP="008D4D9C">
      <w:pPr>
        <w:pStyle w:val="EndnoteText"/>
        <w:rPr>
          <w:del w:id="30" w:author="Matthew Mitchell" w:date="2024-04-25T23:11:00Z"/>
        </w:rPr>
      </w:pPr>
      <w:del w:id="31" w:author="Matthew Mitchell" w:date="2024-04-25T23:11:00Z">
        <w:r w:rsidRPr="00653EA5" w:rsidDel="007103BF">
          <w:rPr>
            <w:rStyle w:val="EndnoteReference"/>
          </w:rPr>
          <w:endnoteRef/>
        </w:r>
        <w:r w:rsidRPr="00653EA5" w:rsidDel="007103BF">
          <w:delText xml:space="preserve"> </w:delText>
        </w:r>
        <w:r w:rsidDel="007103BF">
          <w:tab/>
        </w:r>
        <w:r w:rsidRPr="00653EA5" w:rsidDel="007103BF">
          <w:delText xml:space="preserve">Ziska, L., K. Knowlton, C. Rogers, D. Dalan, N. Tierney, M. Elder, W. Filley, J. Shropshire, L.B. Ford, C. Hedberg, P. Fleetwood, K.T. Hovanky, T. Kavanaugh, G. Fulford, R.F. Vrtis, J.A. Patz, J. Portnoy, F. Coates, L. Bielory, and D. Frenz. 2011. Recent warming by latitude associated with increased length of ragweed pollen season in central North America. </w:delText>
        </w:r>
        <w:r w:rsidDel="007103BF">
          <w:delText>P Natl. Acad. Sci.</w:delText>
        </w:r>
        <w:r w:rsidRPr="00D22A8F" w:rsidDel="007103BF">
          <w:delText xml:space="preserve"> USA</w:delText>
        </w:r>
        <w:r w:rsidRPr="00653EA5" w:rsidDel="007103BF">
          <w:delText xml:space="preserve"> 108:4248–4251.</w:delText>
        </w:r>
      </w:del>
    </w:p>
  </w:endnote>
  <w:endnote w:id="8">
    <w:p w14:paraId="3A8F1C82" w14:textId="77777777" w:rsidR="00C060D1" w:rsidDel="001249B6" w:rsidRDefault="008D4D9C" w:rsidP="008D4D9C">
      <w:pPr>
        <w:pStyle w:val="EndnoteText"/>
        <w:rPr>
          <w:ins w:id="33" w:author="Matthew Mitchell" w:date="2024-04-25T23:10:00Z"/>
          <w:del w:id="34" w:author="Matthew Mitchell" w:date="2024-04-25T23:15:00Z"/>
        </w:rPr>
      </w:pPr>
      <w:del w:id="35" w:author="Matthew Mitchell" w:date="2024-04-25T23:15:00Z">
        <w:r w:rsidDel="001249B6">
          <w:rPr>
            <w:rStyle w:val="EndnoteReference"/>
          </w:rPr>
          <w:endnoteRef/>
        </w:r>
        <w:r w:rsidDel="001249B6">
          <w:delText xml:space="preserve"> </w:delText>
        </w:r>
        <w:r w:rsidDel="001249B6">
          <w:tab/>
        </w:r>
        <w:r w:rsidRPr="00D2111C" w:rsidDel="001249B6">
          <w:delText xml:space="preserve">Ziska, L., K. Knowlton, C. Rogers, National Allergy Bureau, Aerobiology Research Laboratories, Canada. </w:delText>
        </w:r>
        <w:r w:rsidR="00920BD6" w:rsidDel="001249B6">
          <w:delText>2016</w:delText>
        </w:r>
        <w:r w:rsidR="00920BD6" w:rsidRPr="00D2111C" w:rsidDel="001249B6">
          <w:delText xml:space="preserve"> </w:delText>
        </w:r>
        <w:r w:rsidRPr="00D2111C" w:rsidDel="001249B6">
          <w:delText xml:space="preserve">update to data originally published in: </w:delText>
        </w:r>
      </w:del>
    </w:p>
    <w:p w14:paraId="7C794093" w14:textId="760BB797" w:rsidR="008D4D9C" w:rsidRPr="00FD7ADF" w:rsidDel="001249B6" w:rsidRDefault="008D4D9C">
      <w:pPr>
        <w:pStyle w:val="EndnoteText"/>
        <w:ind w:firstLine="0"/>
        <w:rPr>
          <w:del w:id="36" w:author="Matthew Mitchell" w:date="2024-04-25T23:15:00Z"/>
        </w:rPr>
        <w:pPrChange w:id="37" w:author="Matthew Mitchell" w:date="2024-04-25T23:10:00Z">
          <w:pPr>
            <w:pStyle w:val="EndnoteText"/>
          </w:pPr>
        </w:pPrChange>
      </w:pPr>
      <w:del w:id="38" w:author="Matthew Mitchell" w:date="2024-04-25T23:15:00Z">
        <w:r w:rsidRPr="00D2111C" w:rsidDel="001249B6">
          <w:delText xml:space="preserve">Ziska, L., K. Knowlton, C. Rogers, D. Dalan, N. Tierney, M. Elder, W. Filley, J. Shropshire, L.B. Ford, C. Hedberg, P. Fleetwood, K.T. Hovanky, T. Kavanaugh, G. Fulford, R.F. Vrtis, J.A. Patz, J. Portnoy, F. Coates, L. Bielory, and D. Frenz. 2011. Recent warming by latitude associated with increased length of ragweed pollen season in central North America. </w:delText>
        </w:r>
        <w:r w:rsidDel="001249B6">
          <w:delText>P Natl. Acad. Sci.</w:delText>
        </w:r>
        <w:r w:rsidRPr="00D22A8F" w:rsidDel="001249B6">
          <w:delText xml:space="preserve"> USA</w:delText>
        </w:r>
        <w:r w:rsidRPr="00653EA5" w:rsidDel="001249B6">
          <w:delText xml:space="preserve"> </w:delText>
        </w:r>
        <w:r w:rsidDel="001249B6">
          <w:delText>108:4248–</w:delText>
        </w:r>
        <w:r w:rsidRPr="00D2111C" w:rsidDel="001249B6">
          <w:delText>4251.</w:delText>
        </w:r>
      </w:del>
    </w:p>
  </w:endnote>
  <w:endnote w:id="9">
    <w:p w14:paraId="52AF5384" w14:textId="77777777" w:rsidR="008D4D9C" w:rsidDel="007103BF" w:rsidRDefault="008D4D9C" w:rsidP="008D4D9C">
      <w:pPr>
        <w:pStyle w:val="EndnoteText"/>
        <w:rPr>
          <w:del w:id="41" w:author="Matthew Mitchell" w:date="2024-04-25T23:12:00Z"/>
        </w:rPr>
      </w:pPr>
      <w:del w:id="42" w:author="Matthew Mitchell" w:date="2024-04-25T23:12:00Z">
        <w:r w:rsidDel="007103BF">
          <w:rPr>
            <w:rStyle w:val="EndnoteReference"/>
          </w:rPr>
          <w:endnoteRef/>
        </w:r>
        <w:r w:rsidDel="007103BF">
          <w:delText xml:space="preserve"> </w:delText>
        </w:r>
        <w:r w:rsidDel="007103BF">
          <w:tab/>
        </w:r>
        <w:r w:rsidRPr="00653EA5" w:rsidDel="007103BF">
          <w:delText xml:space="preserve">Ziska, L., K. Knowlton, C. Rogers, D. Dalan, N. Tierney, M. Elder, W. Filley, J. Shropshire, L.B. Ford, C. Hedberg, P. Fleetwood, K.T. Hovanky, T. Kavanaugh, G. Fulford, R.F. Vrtis, J.A. Patz, J. Portnoy, F. Coates, L. Bielory, and D. Frenz. 2011. Recent warming by latitude associated with increased length of ragweed pollen season in central North America. </w:delText>
        </w:r>
        <w:r w:rsidDel="007103BF">
          <w:delText>P Natl. Acad. Sci.</w:delText>
        </w:r>
        <w:r w:rsidRPr="00D22A8F" w:rsidDel="007103BF">
          <w:delText xml:space="preserve"> USA</w:delText>
        </w:r>
        <w:r w:rsidRPr="00653EA5" w:rsidDel="007103BF">
          <w:delText xml:space="preserve"> 108:4248–4251.</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Bold">
    <w:panose1 w:val="020B07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4338"/>
      <w:docPartObj>
        <w:docPartGallery w:val="Page Numbers (Bottom of Page)"/>
        <w:docPartUnique/>
      </w:docPartObj>
    </w:sdtPr>
    <w:sdtEndPr>
      <w:rPr>
        <w:sz w:val="22"/>
        <w:szCs w:val="22"/>
      </w:rPr>
    </w:sdtEndPr>
    <w:sdtContent>
      <w:p w14:paraId="1D1E8FDE" w14:textId="7F06EDA9" w:rsidR="000B6D6E" w:rsidRPr="00E72569" w:rsidRDefault="008D4D9C" w:rsidP="00C47383">
        <w:pPr>
          <w:pStyle w:val="Footer"/>
          <w:spacing w:line="276" w:lineRule="auto"/>
          <w:jc w:val="right"/>
          <w:rPr>
            <w:sz w:val="22"/>
            <w:szCs w:val="22"/>
          </w:rPr>
        </w:pPr>
        <w:r w:rsidRPr="00E72569">
          <w:rPr>
            <w:sz w:val="22"/>
            <w:szCs w:val="22"/>
          </w:rPr>
          <w:fldChar w:fldCharType="begin"/>
        </w:r>
        <w:r w:rsidRPr="00E72569">
          <w:rPr>
            <w:sz w:val="22"/>
            <w:szCs w:val="22"/>
          </w:rPr>
          <w:instrText xml:space="preserve"> PAGE   \* MERGEFORMAT </w:instrText>
        </w:r>
        <w:r w:rsidRPr="00E72569">
          <w:rPr>
            <w:sz w:val="22"/>
            <w:szCs w:val="22"/>
          </w:rPr>
          <w:fldChar w:fldCharType="separate"/>
        </w:r>
        <w:r w:rsidR="00B97066">
          <w:rPr>
            <w:noProof/>
            <w:sz w:val="22"/>
            <w:szCs w:val="22"/>
          </w:rPr>
          <w:t>1</w:t>
        </w:r>
        <w:r w:rsidRPr="00E72569">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E9C6B" w14:textId="77777777" w:rsidR="00975B8D" w:rsidRDefault="00975B8D" w:rsidP="008D4D9C">
      <w:r>
        <w:separator/>
      </w:r>
    </w:p>
  </w:footnote>
  <w:footnote w:type="continuationSeparator" w:id="0">
    <w:p w14:paraId="1F00BC77" w14:textId="77777777" w:rsidR="00975B8D" w:rsidRDefault="00975B8D" w:rsidP="008D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718FF" w14:textId="4BC7205B" w:rsidR="000B6D6E" w:rsidRPr="003F318D" w:rsidRDefault="008D4D9C" w:rsidP="00787F71">
    <w:pPr>
      <w:tabs>
        <w:tab w:val="center" w:pos="4680"/>
        <w:tab w:val="right" w:pos="9360"/>
      </w:tabs>
      <w:ind w:left="2160"/>
      <w:rPr>
        <w:rFonts w:ascii="Calibri" w:hAnsi="Calibri" w:cs="Courier New"/>
        <w:sz w:val="20"/>
        <w:szCs w:val="20"/>
      </w:rPr>
    </w:pPr>
    <w:r w:rsidRPr="003F318D">
      <w:rPr>
        <w:rFonts w:ascii="Calibri" w:hAnsi="Calibri" w:cs="Courier New"/>
        <w:noProof/>
        <w:sz w:val="20"/>
        <w:szCs w:val="20"/>
      </w:rPr>
      <w:drawing>
        <wp:anchor distT="0" distB="0" distL="114300" distR="114300" simplePos="0" relativeHeight="251661312" behindDoc="0" locked="0" layoutInCell="1" allowOverlap="1" wp14:anchorId="5493BE84" wp14:editId="4300ABB0">
          <wp:simplePos x="0" y="0"/>
          <wp:positionH relativeFrom="column">
            <wp:posOffset>-46990</wp:posOffset>
          </wp:positionH>
          <wp:positionV relativeFrom="paragraph">
            <wp:posOffset>3810</wp:posOffset>
          </wp:positionV>
          <wp:extent cx="1063625" cy="361950"/>
          <wp:effectExtent l="19050" t="0" r="3175" b="0"/>
          <wp:wrapSquare wrapText="bothSides"/>
          <wp:docPr id="13" name="Picture 5" descr="epa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logo.tif"/>
                  <pic:cNvPicPr/>
                </pic:nvPicPr>
                <pic:blipFill>
                  <a:blip r:embed="rId1"/>
                  <a:stretch>
                    <a:fillRect/>
                  </a:stretch>
                </pic:blipFill>
                <pic:spPr>
                  <a:xfrm>
                    <a:off x="0" y="0"/>
                    <a:ext cx="1063625" cy="361950"/>
                  </a:xfrm>
                  <a:prstGeom prst="rect">
                    <a:avLst/>
                  </a:prstGeom>
                </pic:spPr>
              </pic:pic>
            </a:graphicData>
          </a:graphic>
        </wp:anchor>
      </w:drawing>
    </w:r>
    <w:r w:rsidRPr="003F318D">
      <w:rPr>
        <w:rFonts w:ascii="Calibri" w:hAnsi="Calibri" w:cs="Courier New"/>
        <w:sz w:val="20"/>
        <w:szCs w:val="20"/>
      </w:rPr>
      <w:t xml:space="preserve">Climate Change Indicators in the United States: </w:t>
    </w:r>
    <w:r>
      <w:rPr>
        <w:rFonts w:ascii="Calibri" w:hAnsi="Calibri" w:cs="Courier New"/>
        <w:sz w:val="20"/>
        <w:szCs w:val="20"/>
      </w:rPr>
      <w:t>Ragweed Pollen Season</w:t>
    </w:r>
    <w:r w:rsidRPr="003F318D">
      <w:rPr>
        <w:rFonts w:ascii="Calibri" w:hAnsi="Calibri" w:cs="Courier New"/>
        <w:noProof/>
        <w:sz w:val="20"/>
        <w:szCs w:val="20"/>
      </w:rPr>
      <w:t xml:space="preserve"> </w:t>
    </w:r>
    <w:hyperlink r:id="rId2" w:history="1">
      <w:r w:rsidR="002114A6">
        <w:rPr>
          <w:rStyle w:val="Hyperlink"/>
          <w:sz w:val="20"/>
          <w:szCs w:val="20"/>
        </w:rPr>
        <w:t>www.epa.gov/climate-indicators</w:t>
      </w:r>
    </w:hyperlink>
    <w:r w:rsidRPr="003F318D">
      <w:rPr>
        <w:rFonts w:ascii="Calibri" w:hAnsi="Calibri" w:cs="Courier New"/>
        <w:sz w:val="20"/>
        <w:szCs w:val="20"/>
      </w:rPr>
      <w:t xml:space="preserve"> - Updated </w:t>
    </w:r>
    <w:r w:rsidR="006A737C">
      <w:rPr>
        <w:rFonts w:ascii="Calibri" w:hAnsi="Calibri" w:cs="Courier New"/>
        <w:sz w:val="20"/>
        <w:szCs w:val="20"/>
      </w:rPr>
      <w:t>August</w:t>
    </w:r>
    <w:r w:rsidR="00686FFB">
      <w:rPr>
        <w:rFonts w:ascii="Calibri" w:hAnsi="Calibri" w:cs="Courier New"/>
        <w:sz w:val="20"/>
        <w:szCs w:val="20"/>
      </w:rPr>
      <w:t xml:space="preserve"> 2016</w:t>
    </w:r>
  </w:p>
  <w:p w14:paraId="1A66A2B7" w14:textId="120882CC" w:rsidR="000B6D6E" w:rsidRPr="00923AEB" w:rsidRDefault="00A5441F" w:rsidP="00787F71">
    <w:pPr>
      <w:tabs>
        <w:tab w:val="center" w:pos="4680"/>
        <w:tab w:val="right" w:pos="9360"/>
      </w:tabs>
      <w:ind w:left="2160"/>
      <w:rPr>
        <w:rFonts w:ascii="Calibri" w:hAnsi="Calibri" w:cs="Courier New"/>
        <w:i/>
        <w:noProof/>
        <w:sz w:val="20"/>
        <w:szCs w:val="20"/>
      </w:rPr>
    </w:pPr>
    <w:r>
      <w:rPr>
        <w:rFonts w:ascii="Calibri" w:hAnsi="Calibri" w:cs="Courier New"/>
        <w:i/>
        <w:noProof/>
        <w:sz w:val="20"/>
        <w:szCs w:val="20"/>
      </w:rPr>
      <mc:AlternateContent>
        <mc:Choice Requires="wps">
          <w:drawing>
            <wp:anchor distT="0" distB="0" distL="114300" distR="114300" simplePos="0" relativeHeight="251660288" behindDoc="0" locked="0" layoutInCell="1" allowOverlap="1" wp14:anchorId="0BC761B2" wp14:editId="16889D55">
              <wp:simplePos x="0" y="0"/>
              <wp:positionH relativeFrom="column">
                <wp:posOffset>-57785</wp:posOffset>
              </wp:positionH>
              <wp:positionV relativeFrom="paragraph">
                <wp:posOffset>83820</wp:posOffset>
              </wp:positionV>
              <wp:extent cx="5997575" cy="0"/>
              <wp:effectExtent l="8890" t="7620" r="13335" b="1143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7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48894" id="_x0000_t32" coordsize="21600,21600" o:spt="32" o:oned="t" path="m,l21600,21600e" filled="f">
              <v:path arrowok="t" fillok="f" o:connecttype="none"/>
              <o:lock v:ext="edit" shapetype="t"/>
            </v:shapetype>
            <v:shape id="AutoShape 1" o:spid="_x0000_s1026" type="#_x0000_t32" style="position:absolute;margin-left:-4.55pt;margin-top:6.6pt;width:47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8pYIAIAADsEAAAOAAAAZHJzL2Uyb0RvYy54bWysU82O2jAQvlfqO1i+QxIaW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"/>
          </w:pict>
        </mc:Fallback>
      </mc:AlternateContent>
    </w:r>
  </w:p>
  <w:p w14:paraId="6E7D032B" w14:textId="77777777" w:rsidR="000B6D6E" w:rsidRPr="00923AEB" w:rsidRDefault="000B6D6E" w:rsidP="00787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5" type="#_x0000_t75" alt="_ERGleaf_New Green.jpg" style="width:114pt;height:115.5pt;visibility:visible" o:bullet="t">
        <v:imagedata r:id="rId1" o:title=""/>
      </v:shape>
    </w:pict>
  </w:numPicBullet>
  <w:abstractNum w:abstractNumId="0" w15:restartNumberingAfterBreak="0">
    <w:nsid w:val="FFFFFF89"/>
    <w:multiLevelType w:val="singleLevel"/>
    <w:tmpl w:val="FCA6FC4C"/>
    <w:lvl w:ilvl="0">
      <w:start w:val="1"/>
      <w:numFmt w:val="bullet"/>
      <w:pStyle w:val="ListBullet"/>
      <w:lvlText w:val=""/>
      <w:lvlJc w:val="left"/>
      <w:pPr>
        <w:tabs>
          <w:tab w:val="num" w:pos="360"/>
        </w:tabs>
        <w:ind w:left="360" w:hanging="360"/>
      </w:pPr>
      <w:rPr>
        <w:rFonts w:ascii="Wingdings" w:hAnsi="Wingdings" w:hint="default"/>
        <w:b w:val="0"/>
        <w:i w:val="0"/>
        <w:color w:val="0068C6"/>
        <w:sz w:val="22"/>
        <w:szCs w:val="22"/>
      </w:rPr>
    </w:lvl>
  </w:abstractNum>
  <w:abstractNum w:abstractNumId="1" w15:restartNumberingAfterBreak="0">
    <w:nsid w:val="094A79E6"/>
    <w:multiLevelType w:val="hybridMultilevel"/>
    <w:tmpl w:val="730C133A"/>
    <w:lvl w:ilvl="0" w:tplc="D69CAFB4">
      <w:start w:val="1"/>
      <w:numFmt w:val="bullet"/>
      <w:pStyle w:val="Level3"/>
      <w:lvlText w:val=""/>
      <w:lvlJc w:val="left"/>
      <w:pPr>
        <w:tabs>
          <w:tab w:val="num" w:pos="216"/>
        </w:tabs>
        <w:ind w:left="216" w:hanging="216"/>
      </w:pPr>
      <w:rPr>
        <w:rFonts w:ascii="Symbol" w:hAnsi="Symbol" w:cs="Times New Roman" w:hint="default"/>
        <w:sz w:val="20"/>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800B3"/>
    <w:multiLevelType w:val="multilevel"/>
    <w:tmpl w:val="C5784992"/>
    <w:lvl w:ilvl="0">
      <w:start w:val="1"/>
      <w:numFmt w:val="decimal"/>
      <w:lvlText w:val="%1"/>
      <w:lvlJc w:val="left"/>
      <w:pPr>
        <w:ind w:left="432" w:hanging="432"/>
      </w:pPr>
    </w:lvl>
    <w:lvl w:ilvl="1">
      <w:start w:val="1"/>
      <w:numFmt w:val="decimal"/>
      <w:pStyle w:val="Heading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542680"/>
    <w:multiLevelType w:val="multilevel"/>
    <w:tmpl w:val="77A6A402"/>
    <w:lvl w:ilvl="0">
      <w:start w:val="1"/>
      <w:numFmt w:val="decimal"/>
      <w:lvlText w:val="%1."/>
      <w:lvlJc w:val="left"/>
      <w:pPr>
        <w:tabs>
          <w:tab w:val="num" w:pos="662"/>
        </w:tabs>
        <w:ind w:left="0" w:firstLine="0"/>
      </w:pPr>
      <w:rPr>
        <w:rFonts w:hint="default"/>
      </w:rPr>
    </w:lvl>
    <w:lvl w:ilvl="1">
      <w:start w:val="1"/>
      <w:numFmt w:val="decimal"/>
      <w:pStyle w:val="Subsection"/>
      <w:lvlText w:val="%1.%2"/>
      <w:lvlJc w:val="left"/>
      <w:pPr>
        <w:tabs>
          <w:tab w:val="num" w:pos="662"/>
        </w:tabs>
        <w:ind w:left="0" w:firstLine="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D143A1"/>
    <w:multiLevelType w:val="hybridMultilevel"/>
    <w:tmpl w:val="2BCA5618"/>
    <w:lvl w:ilvl="0" w:tplc="B08468F4">
      <w:start w:val="1"/>
      <w:numFmt w:val="bullet"/>
      <w:pStyle w:val="Bullet"/>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F3AA7A0E" w:tentative="1">
      <w:start w:val="1"/>
      <w:numFmt w:val="bullet"/>
      <w:lvlText w:val="o"/>
      <w:lvlJc w:val="left"/>
      <w:pPr>
        <w:tabs>
          <w:tab w:val="num" w:pos="1440"/>
        </w:tabs>
        <w:ind w:left="1440" w:hanging="360"/>
      </w:pPr>
      <w:rPr>
        <w:rFonts w:ascii="Courier New" w:hAnsi="Courier New" w:cs="Courier New" w:hint="default"/>
      </w:rPr>
    </w:lvl>
    <w:lvl w:ilvl="2" w:tplc="E49E1416" w:tentative="1">
      <w:start w:val="1"/>
      <w:numFmt w:val="bullet"/>
      <w:lvlText w:val=""/>
      <w:lvlJc w:val="left"/>
      <w:pPr>
        <w:tabs>
          <w:tab w:val="num" w:pos="2160"/>
        </w:tabs>
        <w:ind w:left="2160" w:hanging="360"/>
      </w:pPr>
      <w:rPr>
        <w:rFonts w:ascii="Wingdings" w:hAnsi="Wingdings" w:hint="default"/>
      </w:rPr>
    </w:lvl>
    <w:lvl w:ilvl="3" w:tplc="FCE6AB88" w:tentative="1">
      <w:start w:val="1"/>
      <w:numFmt w:val="bullet"/>
      <w:lvlText w:val=""/>
      <w:lvlJc w:val="left"/>
      <w:pPr>
        <w:tabs>
          <w:tab w:val="num" w:pos="2880"/>
        </w:tabs>
        <w:ind w:left="2880" w:hanging="360"/>
      </w:pPr>
      <w:rPr>
        <w:rFonts w:ascii="Symbol" w:hAnsi="Symbol" w:hint="default"/>
      </w:rPr>
    </w:lvl>
    <w:lvl w:ilvl="4" w:tplc="121AF7A4" w:tentative="1">
      <w:start w:val="1"/>
      <w:numFmt w:val="bullet"/>
      <w:lvlText w:val="o"/>
      <w:lvlJc w:val="left"/>
      <w:pPr>
        <w:tabs>
          <w:tab w:val="num" w:pos="3600"/>
        </w:tabs>
        <w:ind w:left="3600" w:hanging="360"/>
      </w:pPr>
      <w:rPr>
        <w:rFonts w:ascii="Courier New" w:hAnsi="Courier New" w:cs="Courier New" w:hint="default"/>
      </w:rPr>
    </w:lvl>
    <w:lvl w:ilvl="5" w:tplc="06DEAC9E" w:tentative="1">
      <w:start w:val="1"/>
      <w:numFmt w:val="bullet"/>
      <w:lvlText w:val=""/>
      <w:lvlJc w:val="left"/>
      <w:pPr>
        <w:tabs>
          <w:tab w:val="num" w:pos="4320"/>
        </w:tabs>
        <w:ind w:left="4320" w:hanging="360"/>
      </w:pPr>
      <w:rPr>
        <w:rFonts w:ascii="Wingdings" w:hAnsi="Wingdings" w:hint="default"/>
      </w:rPr>
    </w:lvl>
    <w:lvl w:ilvl="6" w:tplc="9C1E9172" w:tentative="1">
      <w:start w:val="1"/>
      <w:numFmt w:val="bullet"/>
      <w:lvlText w:val=""/>
      <w:lvlJc w:val="left"/>
      <w:pPr>
        <w:tabs>
          <w:tab w:val="num" w:pos="5040"/>
        </w:tabs>
        <w:ind w:left="5040" w:hanging="360"/>
      </w:pPr>
      <w:rPr>
        <w:rFonts w:ascii="Symbol" w:hAnsi="Symbol" w:hint="default"/>
      </w:rPr>
    </w:lvl>
    <w:lvl w:ilvl="7" w:tplc="3D960C64" w:tentative="1">
      <w:start w:val="1"/>
      <w:numFmt w:val="bullet"/>
      <w:lvlText w:val="o"/>
      <w:lvlJc w:val="left"/>
      <w:pPr>
        <w:tabs>
          <w:tab w:val="num" w:pos="5760"/>
        </w:tabs>
        <w:ind w:left="5760" w:hanging="360"/>
      </w:pPr>
      <w:rPr>
        <w:rFonts w:ascii="Courier New" w:hAnsi="Courier New" w:cs="Courier New" w:hint="default"/>
      </w:rPr>
    </w:lvl>
    <w:lvl w:ilvl="8" w:tplc="93D614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697EA5"/>
    <w:multiLevelType w:val="multilevel"/>
    <w:tmpl w:val="28F6DB42"/>
    <w:lvl w:ilvl="0">
      <w:start w:val="1"/>
      <w:numFmt w:val="decimal"/>
      <w:pStyle w:val="sectionstart"/>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CB1958"/>
    <w:multiLevelType w:val="multilevel"/>
    <w:tmpl w:val="C6FC5C24"/>
    <w:lvl w:ilvl="0">
      <w:start w:val="1"/>
      <w:numFmt w:val="decimal"/>
      <w:lvlText w:val="%1.0"/>
      <w:lvlJc w:val="left"/>
      <w:pPr>
        <w:tabs>
          <w:tab w:val="num" w:pos="72"/>
        </w:tabs>
        <w:ind w:left="72" w:hanging="72"/>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firstLine="0"/>
      </w:pPr>
      <w:rPr>
        <w:rFonts w:hint="default"/>
      </w:rPr>
    </w:lvl>
    <w:lvl w:ilvl="3">
      <w:start w:val="1"/>
      <w:numFmt w:val="decimal"/>
      <w:pStyle w:val="Heading4"/>
      <w:lvlText w:val="%1.%2.%3.%4"/>
      <w:lvlJc w:val="left"/>
      <w:pPr>
        <w:tabs>
          <w:tab w:val="num" w:pos="1800"/>
        </w:tabs>
        <w:ind w:left="720" w:firstLine="0"/>
      </w:pPr>
      <w:rPr>
        <w:rFonts w:ascii="Times New Roman" w:hAnsi="Times New Roman" w:cs="Times New Roman" w:hint="default"/>
        <w:b/>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475A7ACE"/>
    <w:multiLevelType w:val="hybridMultilevel"/>
    <w:tmpl w:val="64A6944A"/>
    <w:lvl w:ilvl="0" w:tplc="6AA22804">
      <w:start w:val="1"/>
      <w:numFmt w:val="bullet"/>
      <w:pStyle w:val="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3870B0"/>
    <w:multiLevelType w:val="multilevel"/>
    <w:tmpl w:val="8CE81D32"/>
    <w:styleLink w:val="bulletblue"/>
    <w:lvl w:ilvl="0">
      <w:start w:val="1"/>
      <w:numFmt w:val="bullet"/>
      <w:lvlText w:val=""/>
      <w:lvlJc w:val="left"/>
      <w:pPr>
        <w:tabs>
          <w:tab w:val="num" w:pos="360"/>
        </w:tabs>
        <w:ind w:left="360" w:hanging="360"/>
      </w:pPr>
      <w:rPr>
        <w:rFonts w:ascii="Symbol" w:hAnsi="Symbol" w:hint="default"/>
        <w:b/>
        <w:caps w:val="0"/>
        <w:strike w:val="0"/>
        <w:dstrike w:val="0"/>
        <w:vanish w:val="0"/>
        <w:color w:val="003399"/>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162AD6"/>
    <w:multiLevelType w:val="hybridMultilevel"/>
    <w:tmpl w:val="C93444EC"/>
    <w:lvl w:ilvl="0" w:tplc="B868DD38">
      <w:start w:val="1"/>
      <w:numFmt w:val="bullet"/>
      <w:pStyle w:val="Bulletsingle"/>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27DC921C" w:tentative="1">
      <w:start w:val="1"/>
      <w:numFmt w:val="lowerLetter"/>
      <w:lvlText w:val="%2."/>
      <w:lvlJc w:val="left"/>
      <w:pPr>
        <w:tabs>
          <w:tab w:val="num" w:pos="1440"/>
        </w:tabs>
        <w:ind w:left="1440" w:hanging="360"/>
      </w:pPr>
    </w:lvl>
    <w:lvl w:ilvl="2" w:tplc="CB760488" w:tentative="1">
      <w:start w:val="1"/>
      <w:numFmt w:val="lowerRoman"/>
      <w:lvlText w:val="%3."/>
      <w:lvlJc w:val="right"/>
      <w:pPr>
        <w:tabs>
          <w:tab w:val="num" w:pos="2160"/>
        </w:tabs>
        <w:ind w:left="2160" w:hanging="180"/>
      </w:pPr>
    </w:lvl>
    <w:lvl w:ilvl="3" w:tplc="39C6BEEA" w:tentative="1">
      <w:start w:val="1"/>
      <w:numFmt w:val="decimal"/>
      <w:lvlText w:val="%4."/>
      <w:lvlJc w:val="left"/>
      <w:pPr>
        <w:tabs>
          <w:tab w:val="num" w:pos="2880"/>
        </w:tabs>
        <w:ind w:left="2880" w:hanging="360"/>
      </w:pPr>
    </w:lvl>
    <w:lvl w:ilvl="4" w:tplc="ACB8AC30" w:tentative="1">
      <w:start w:val="1"/>
      <w:numFmt w:val="lowerLetter"/>
      <w:lvlText w:val="%5."/>
      <w:lvlJc w:val="left"/>
      <w:pPr>
        <w:tabs>
          <w:tab w:val="num" w:pos="3600"/>
        </w:tabs>
        <w:ind w:left="3600" w:hanging="360"/>
      </w:pPr>
    </w:lvl>
    <w:lvl w:ilvl="5" w:tplc="21A664EA" w:tentative="1">
      <w:start w:val="1"/>
      <w:numFmt w:val="lowerRoman"/>
      <w:lvlText w:val="%6."/>
      <w:lvlJc w:val="right"/>
      <w:pPr>
        <w:tabs>
          <w:tab w:val="num" w:pos="4320"/>
        </w:tabs>
        <w:ind w:left="4320" w:hanging="180"/>
      </w:pPr>
    </w:lvl>
    <w:lvl w:ilvl="6" w:tplc="F0C2C570" w:tentative="1">
      <w:start w:val="1"/>
      <w:numFmt w:val="decimal"/>
      <w:lvlText w:val="%7."/>
      <w:lvlJc w:val="left"/>
      <w:pPr>
        <w:tabs>
          <w:tab w:val="num" w:pos="5040"/>
        </w:tabs>
        <w:ind w:left="5040" w:hanging="360"/>
      </w:pPr>
    </w:lvl>
    <w:lvl w:ilvl="7" w:tplc="067AF74A" w:tentative="1">
      <w:start w:val="1"/>
      <w:numFmt w:val="lowerLetter"/>
      <w:lvlText w:val="%8."/>
      <w:lvlJc w:val="left"/>
      <w:pPr>
        <w:tabs>
          <w:tab w:val="num" w:pos="5760"/>
        </w:tabs>
        <w:ind w:left="5760" w:hanging="360"/>
      </w:pPr>
    </w:lvl>
    <w:lvl w:ilvl="8" w:tplc="5CF8FB36" w:tentative="1">
      <w:start w:val="1"/>
      <w:numFmt w:val="lowerRoman"/>
      <w:lvlText w:val="%9."/>
      <w:lvlJc w:val="right"/>
      <w:pPr>
        <w:tabs>
          <w:tab w:val="num" w:pos="6480"/>
        </w:tabs>
        <w:ind w:left="6480" w:hanging="180"/>
      </w:pPr>
    </w:lvl>
  </w:abstractNum>
  <w:abstractNum w:abstractNumId="10" w15:restartNumberingAfterBreak="0">
    <w:nsid w:val="73776C0B"/>
    <w:multiLevelType w:val="multilevel"/>
    <w:tmpl w:val="F894EF26"/>
    <w:styleLink w:val="bulletBlue0"/>
    <w:lvl w:ilvl="0">
      <w:start w:val="1"/>
      <w:numFmt w:val="bullet"/>
      <w:lvlText w:val=""/>
      <w:lvlJc w:val="left"/>
      <w:pPr>
        <w:ind w:left="720" w:hanging="360"/>
      </w:pPr>
      <w:rPr>
        <w:rFonts w:ascii="Symbol" w:hAnsi="Symbol" w:hint="default"/>
        <w:b/>
        <w:color w:val="0033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B8A2A90"/>
    <w:multiLevelType w:val="hybridMultilevel"/>
    <w:tmpl w:val="5A668610"/>
    <w:lvl w:ilvl="0" w:tplc="D1D803AE">
      <w:start w:val="1"/>
      <w:numFmt w:val="bullet"/>
      <w:pStyle w:val="Bulletleaf"/>
      <w:lvlText w:val=""/>
      <w:lvlPicBulletId w:val="0"/>
      <w:lvlJc w:val="left"/>
      <w:pPr>
        <w:tabs>
          <w:tab w:val="num" w:pos="360"/>
        </w:tabs>
        <w:ind w:left="360" w:hanging="360"/>
      </w:pPr>
      <w:rPr>
        <w:rFonts w:ascii="Symbol" w:hAnsi="Symbol" w:hint="default"/>
      </w:rPr>
    </w:lvl>
    <w:lvl w:ilvl="1" w:tplc="78805A04" w:tentative="1">
      <w:start w:val="1"/>
      <w:numFmt w:val="bullet"/>
      <w:lvlText w:val="o"/>
      <w:lvlJc w:val="left"/>
      <w:pPr>
        <w:tabs>
          <w:tab w:val="num" w:pos="1440"/>
        </w:tabs>
        <w:ind w:left="1440" w:hanging="360"/>
      </w:pPr>
      <w:rPr>
        <w:rFonts w:ascii="Courier New" w:hAnsi="Courier New" w:hint="default"/>
      </w:rPr>
    </w:lvl>
    <w:lvl w:ilvl="2" w:tplc="C138112A" w:tentative="1">
      <w:start w:val="1"/>
      <w:numFmt w:val="bullet"/>
      <w:lvlText w:val=""/>
      <w:lvlJc w:val="left"/>
      <w:pPr>
        <w:tabs>
          <w:tab w:val="num" w:pos="2160"/>
        </w:tabs>
        <w:ind w:left="2160" w:hanging="360"/>
      </w:pPr>
      <w:rPr>
        <w:rFonts w:ascii="Wingdings" w:hAnsi="Wingdings" w:hint="default"/>
      </w:rPr>
    </w:lvl>
    <w:lvl w:ilvl="3" w:tplc="EE501044" w:tentative="1">
      <w:start w:val="1"/>
      <w:numFmt w:val="bullet"/>
      <w:lvlText w:val=""/>
      <w:lvlJc w:val="left"/>
      <w:pPr>
        <w:tabs>
          <w:tab w:val="num" w:pos="2880"/>
        </w:tabs>
        <w:ind w:left="2880" w:hanging="360"/>
      </w:pPr>
      <w:rPr>
        <w:rFonts w:ascii="Symbol" w:hAnsi="Symbol" w:hint="default"/>
      </w:rPr>
    </w:lvl>
    <w:lvl w:ilvl="4" w:tplc="5716775E" w:tentative="1">
      <w:start w:val="1"/>
      <w:numFmt w:val="bullet"/>
      <w:lvlText w:val="o"/>
      <w:lvlJc w:val="left"/>
      <w:pPr>
        <w:tabs>
          <w:tab w:val="num" w:pos="3600"/>
        </w:tabs>
        <w:ind w:left="3600" w:hanging="360"/>
      </w:pPr>
      <w:rPr>
        <w:rFonts w:ascii="Courier New" w:hAnsi="Courier New" w:hint="default"/>
      </w:rPr>
    </w:lvl>
    <w:lvl w:ilvl="5" w:tplc="AF18BF12" w:tentative="1">
      <w:start w:val="1"/>
      <w:numFmt w:val="bullet"/>
      <w:lvlText w:val=""/>
      <w:lvlJc w:val="left"/>
      <w:pPr>
        <w:tabs>
          <w:tab w:val="num" w:pos="4320"/>
        </w:tabs>
        <w:ind w:left="4320" w:hanging="360"/>
      </w:pPr>
      <w:rPr>
        <w:rFonts w:ascii="Wingdings" w:hAnsi="Wingdings" w:hint="default"/>
      </w:rPr>
    </w:lvl>
    <w:lvl w:ilvl="6" w:tplc="BA08366A" w:tentative="1">
      <w:start w:val="1"/>
      <w:numFmt w:val="bullet"/>
      <w:lvlText w:val=""/>
      <w:lvlJc w:val="left"/>
      <w:pPr>
        <w:tabs>
          <w:tab w:val="num" w:pos="5040"/>
        </w:tabs>
        <w:ind w:left="5040" w:hanging="360"/>
      </w:pPr>
      <w:rPr>
        <w:rFonts w:ascii="Symbol" w:hAnsi="Symbol" w:hint="default"/>
      </w:rPr>
    </w:lvl>
    <w:lvl w:ilvl="7" w:tplc="13A2AB0C" w:tentative="1">
      <w:start w:val="1"/>
      <w:numFmt w:val="bullet"/>
      <w:lvlText w:val="o"/>
      <w:lvlJc w:val="left"/>
      <w:pPr>
        <w:tabs>
          <w:tab w:val="num" w:pos="5760"/>
        </w:tabs>
        <w:ind w:left="5760" w:hanging="360"/>
      </w:pPr>
      <w:rPr>
        <w:rFonts w:ascii="Courier New" w:hAnsi="Courier New" w:hint="default"/>
      </w:rPr>
    </w:lvl>
    <w:lvl w:ilvl="8" w:tplc="9B3A7E60" w:tentative="1">
      <w:start w:val="1"/>
      <w:numFmt w:val="bullet"/>
      <w:lvlText w:val=""/>
      <w:lvlJc w:val="left"/>
      <w:pPr>
        <w:tabs>
          <w:tab w:val="num" w:pos="6480"/>
        </w:tabs>
        <w:ind w:left="6480" w:hanging="360"/>
      </w:pPr>
      <w:rPr>
        <w:rFonts w:ascii="Wingdings" w:hAnsi="Wingdings" w:hint="default"/>
      </w:rPr>
    </w:lvl>
  </w:abstractNum>
  <w:num w:numId="1" w16cid:durableId="867454087">
    <w:abstractNumId w:val="10"/>
  </w:num>
  <w:num w:numId="2" w16cid:durableId="811096736">
    <w:abstractNumId w:val="8"/>
  </w:num>
  <w:num w:numId="3" w16cid:durableId="230580143">
    <w:abstractNumId w:val="0"/>
  </w:num>
  <w:num w:numId="4" w16cid:durableId="1508590452">
    <w:abstractNumId w:val="1"/>
  </w:num>
  <w:num w:numId="5" w16cid:durableId="676275408">
    <w:abstractNumId w:val="11"/>
  </w:num>
  <w:num w:numId="6" w16cid:durableId="816509">
    <w:abstractNumId w:val="5"/>
  </w:num>
  <w:num w:numId="7" w16cid:durableId="449977832">
    <w:abstractNumId w:val="3"/>
  </w:num>
  <w:num w:numId="8" w16cid:durableId="660238218">
    <w:abstractNumId w:val="6"/>
  </w:num>
  <w:num w:numId="9" w16cid:durableId="201329051">
    <w:abstractNumId w:val="2"/>
  </w:num>
  <w:num w:numId="10" w16cid:durableId="67919203">
    <w:abstractNumId w:val="4"/>
  </w:num>
  <w:num w:numId="11" w16cid:durableId="217671032">
    <w:abstractNumId w:val="9"/>
  </w:num>
  <w:num w:numId="12" w16cid:durableId="1179273365">
    <w:abstractNumId w:val="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Mitchell">
    <w15:presenceInfo w15:providerId="AD" w15:userId="S::Matthew.Mitchell@erg.com::0a50fffb-3835-4401-8009-d95d55cf4d18"/>
  </w15:person>
  <w15:person w15:author="Charlie Goff">
    <w15:presenceInfo w15:providerId="AD" w15:userId="S::Charlie.Goff@erg.com::dd5ab467-0c30-41e7-9825-a099bcae5f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D9C"/>
    <w:rsid w:val="0000067A"/>
    <w:rsid w:val="00001219"/>
    <w:rsid w:val="00001638"/>
    <w:rsid w:val="00001CF5"/>
    <w:rsid w:val="00001F62"/>
    <w:rsid w:val="00002806"/>
    <w:rsid w:val="00002B78"/>
    <w:rsid w:val="00002C2B"/>
    <w:rsid w:val="00004072"/>
    <w:rsid w:val="0000483E"/>
    <w:rsid w:val="0000586C"/>
    <w:rsid w:val="00006166"/>
    <w:rsid w:val="00007438"/>
    <w:rsid w:val="00010005"/>
    <w:rsid w:val="00010C8E"/>
    <w:rsid w:val="0001253D"/>
    <w:rsid w:val="00012FB3"/>
    <w:rsid w:val="0001314A"/>
    <w:rsid w:val="00013678"/>
    <w:rsid w:val="0001441D"/>
    <w:rsid w:val="000155BC"/>
    <w:rsid w:val="00015E66"/>
    <w:rsid w:val="000163CF"/>
    <w:rsid w:val="0001698C"/>
    <w:rsid w:val="00017D01"/>
    <w:rsid w:val="00020CAA"/>
    <w:rsid w:val="0002331E"/>
    <w:rsid w:val="0002374A"/>
    <w:rsid w:val="000239B8"/>
    <w:rsid w:val="00023D79"/>
    <w:rsid w:val="00024241"/>
    <w:rsid w:val="00024E05"/>
    <w:rsid w:val="00026987"/>
    <w:rsid w:val="00027009"/>
    <w:rsid w:val="00030300"/>
    <w:rsid w:val="00030856"/>
    <w:rsid w:val="00030C34"/>
    <w:rsid w:val="000316C3"/>
    <w:rsid w:val="00031A9A"/>
    <w:rsid w:val="00032925"/>
    <w:rsid w:val="000330CD"/>
    <w:rsid w:val="00033E91"/>
    <w:rsid w:val="00034C58"/>
    <w:rsid w:val="00034E73"/>
    <w:rsid w:val="000358FD"/>
    <w:rsid w:val="00035979"/>
    <w:rsid w:val="00035ABC"/>
    <w:rsid w:val="00035AD0"/>
    <w:rsid w:val="00037767"/>
    <w:rsid w:val="00040065"/>
    <w:rsid w:val="000408E2"/>
    <w:rsid w:val="000409C5"/>
    <w:rsid w:val="000421FA"/>
    <w:rsid w:val="000434FC"/>
    <w:rsid w:val="00044D2F"/>
    <w:rsid w:val="00045D05"/>
    <w:rsid w:val="00046516"/>
    <w:rsid w:val="00046609"/>
    <w:rsid w:val="00047840"/>
    <w:rsid w:val="00047869"/>
    <w:rsid w:val="000479DF"/>
    <w:rsid w:val="00047E8C"/>
    <w:rsid w:val="00047EA0"/>
    <w:rsid w:val="00050B59"/>
    <w:rsid w:val="00050D57"/>
    <w:rsid w:val="000516F1"/>
    <w:rsid w:val="0005179F"/>
    <w:rsid w:val="0005238C"/>
    <w:rsid w:val="00052E89"/>
    <w:rsid w:val="00053128"/>
    <w:rsid w:val="00053FB9"/>
    <w:rsid w:val="00054FCE"/>
    <w:rsid w:val="000551DA"/>
    <w:rsid w:val="0005520E"/>
    <w:rsid w:val="000557EB"/>
    <w:rsid w:val="000560BD"/>
    <w:rsid w:val="00056A7D"/>
    <w:rsid w:val="00056DA4"/>
    <w:rsid w:val="000579B3"/>
    <w:rsid w:val="000601B1"/>
    <w:rsid w:val="00060B5B"/>
    <w:rsid w:val="00061120"/>
    <w:rsid w:val="0006145E"/>
    <w:rsid w:val="00061F9B"/>
    <w:rsid w:val="00063B63"/>
    <w:rsid w:val="0006467C"/>
    <w:rsid w:val="000655D1"/>
    <w:rsid w:val="0006651B"/>
    <w:rsid w:val="00067973"/>
    <w:rsid w:val="00070F7F"/>
    <w:rsid w:val="0007130A"/>
    <w:rsid w:val="00071834"/>
    <w:rsid w:val="0007340A"/>
    <w:rsid w:val="0007348C"/>
    <w:rsid w:val="00073CA9"/>
    <w:rsid w:val="000741CB"/>
    <w:rsid w:val="000745EE"/>
    <w:rsid w:val="00074602"/>
    <w:rsid w:val="000751AA"/>
    <w:rsid w:val="00075C45"/>
    <w:rsid w:val="00075DE7"/>
    <w:rsid w:val="00076B40"/>
    <w:rsid w:val="000800E6"/>
    <w:rsid w:val="00081129"/>
    <w:rsid w:val="000817B0"/>
    <w:rsid w:val="000819B5"/>
    <w:rsid w:val="00081CFB"/>
    <w:rsid w:val="00081F00"/>
    <w:rsid w:val="000822EA"/>
    <w:rsid w:val="00083D6E"/>
    <w:rsid w:val="00085E2B"/>
    <w:rsid w:val="00090EC4"/>
    <w:rsid w:val="000923B0"/>
    <w:rsid w:val="00092E45"/>
    <w:rsid w:val="0009393A"/>
    <w:rsid w:val="000944C1"/>
    <w:rsid w:val="0009601A"/>
    <w:rsid w:val="00096A8D"/>
    <w:rsid w:val="00096B0A"/>
    <w:rsid w:val="000975E9"/>
    <w:rsid w:val="00097B4B"/>
    <w:rsid w:val="000A0A40"/>
    <w:rsid w:val="000A1AA4"/>
    <w:rsid w:val="000A1C2B"/>
    <w:rsid w:val="000A1C4B"/>
    <w:rsid w:val="000A1FEA"/>
    <w:rsid w:val="000A21AB"/>
    <w:rsid w:val="000A224C"/>
    <w:rsid w:val="000A264D"/>
    <w:rsid w:val="000A28B0"/>
    <w:rsid w:val="000A2ABA"/>
    <w:rsid w:val="000A3063"/>
    <w:rsid w:val="000A388A"/>
    <w:rsid w:val="000A4469"/>
    <w:rsid w:val="000A569E"/>
    <w:rsid w:val="000A6DE5"/>
    <w:rsid w:val="000A6F30"/>
    <w:rsid w:val="000A78D4"/>
    <w:rsid w:val="000B02EB"/>
    <w:rsid w:val="000B181C"/>
    <w:rsid w:val="000B18BD"/>
    <w:rsid w:val="000B1AB5"/>
    <w:rsid w:val="000B2103"/>
    <w:rsid w:val="000B2918"/>
    <w:rsid w:val="000B3340"/>
    <w:rsid w:val="000B3E11"/>
    <w:rsid w:val="000B43B9"/>
    <w:rsid w:val="000B4ADA"/>
    <w:rsid w:val="000B6909"/>
    <w:rsid w:val="000B6D6E"/>
    <w:rsid w:val="000B6E55"/>
    <w:rsid w:val="000B71AB"/>
    <w:rsid w:val="000C0203"/>
    <w:rsid w:val="000C186B"/>
    <w:rsid w:val="000C22A9"/>
    <w:rsid w:val="000C252E"/>
    <w:rsid w:val="000C263E"/>
    <w:rsid w:val="000C2E47"/>
    <w:rsid w:val="000C3888"/>
    <w:rsid w:val="000C44E8"/>
    <w:rsid w:val="000C5BD0"/>
    <w:rsid w:val="000C754F"/>
    <w:rsid w:val="000D06D9"/>
    <w:rsid w:val="000D0AFA"/>
    <w:rsid w:val="000D0BD2"/>
    <w:rsid w:val="000D0C36"/>
    <w:rsid w:val="000D1D82"/>
    <w:rsid w:val="000D23E9"/>
    <w:rsid w:val="000D2B8A"/>
    <w:rsid w:val="000D3213"/>
    <w:rsid w:val="000D3C28"/>
    <w:rsid w:val="000D4016"/>
    <w:rsid w:val="000D4859"/>
    <w:rsid w:val="000D4B6A"/>
    <w:rsid w:val="000D59E9"/>
    <w:rsid w:val="000D5F9B"/>
    <w:rsid w:val="000D6C1E"/>
    <w:rsid w:val="000D70CD"/>
    <w:rsid w:val="000D7578"/>
    <w:rsid w:val="000D7E17"/>
    <w:rsid w:val="000E01AC"/>
    <w:rsid w:val="000E1E4F"/>
    <w:rsid w:val="000E32B3"/>
    <w:rsid w:val="000E369D"/>
    <w:rsid w:val="000E3897"/>
    <w:rsid w:val="000E5369"/>
    <w:rsid w:val="000E6429"/>
    <w:rsid w:val="000E6F07"/>
    <w:rsid w:val="000E750B"/>
    <w:rsid w:val="000E7EE9"/>
    <w:rsid w:val="000F0F67"/>
    <w:rsid w:val="000F0FB4"/>
    <w:rsid w:val="000F12F3"/>
    <w:rsid w:val="000F1E52"/>
    <w:rsid w:val="000F23F6"/>
    <w:rsid w:val="000F2BC2"/>
    <w:rsid w:val="000F4208"/>
    <w:rsid w:val="000F52C9"/>
    <w:rsid w:val="000F5E43"/>
    <w:rsid w:val="000F6CFA"/>
    <w:rsid w:val="000F739D"/>
    <w:rsid w:val="00100998"/>
    <w:rsid w:val="001012DB"/>
    <w:rsid w:val="00102562"/>
    <w:rsid w:val="00102FC5"/>
    <w:rsid w:val="001030F7"/>
    <w:rsid w:val="001034E3"/>
    <w:rsid w:val="00104C0E"/>
    <w:rsid w:val="00104E32"/>
    <w:rsid w:val="00105A8D"/>
    <w:rsid w:val="00105C18"/>
    <w:rsid w:val="00105C4A"/>
    <w:rsid w:val="0010645A"/>
    <w:rsid w:val="00106617"/>
    <w:rsid w:val="001066B9"/>
    <w:rsid w:val="001067F5"/>
    <w:rsid w:val="00107F13"/>
    <w:rsid w:val="00110B24"/>
    <w:rsid w:val="0011100A"/>
    <w:rsid w:val="001111B3"/>
    <w:rsid w:val="00112041"/>
    <w:rsid w:val="001125D0"/>
    <w:rsid w:val="00113426"/>
    <w:rsid w:val="001134AD"/>
    <w:rsid w:val="00113629"/>
    <w:rsid w:val="00113EF0"/>
    <w:rsid w:val="00114534"/>
    <w:rsid w:val="001160E9"/>
    <w:rsid w:val="00116112"/>
    <w:rsid w:val="0011670A"/>
    <w:rsid w:val="00116C7E"/>
    <w:rsid w:val="00117C9B"/>
    <w:rsid w:val="0012024B"/>
    <w:rsid w:val="00120631"/>
    <w:rsid w:val="0012078F"/>
    <w:rsid w:val="00120D67"/>
    <w:rsid w:val="00120F73"/>
    <w:rsid w:val="00121138"/>
    <w:rsid w:val="00121DA3"/>
    <w:rsid w:val="00121EC5"/>
    <w:rsid w:val="00122BEF"/>
    <w:rsid w:val="00123DA6"/>
    <w:rsid w:val="001249B6"/>
    <w:rsid w:val="00125777"/>
    <w:rsid w:val="001263DE"/>
    <w:rsid w:val="00126EAA"/>
    <w:rsid w:val="00127594"/>
    <w:rsid w:val="00127FFE"/>
    <w:rsid w:val="001302DE"/>
    <w:rsid w:val="001328A9"/>
    <w:rsid w:val="00133A41"/>
    <w:rsid w:val="001352BB"/>
    <w:rsid w:val="00135419"/>
    <w:rsid w:val="00136A6B"/>
    <w:rsid w:val="0013754D"/>
    <w:rsid w:val="0013770C"/>
    <w:rsid w:val="00137CD9"/>
    <w:rsid w:val="00137DEE"/>
    <w:rsid w:val="00141167"/>
    <w:rsid w:val="00141548"/>
    <w:rsid w:val="00141BC5"/>
    <w:rsid w:val="00141CFE"/>
    <w:rsid w:val="0014328D"/>
    <w:rsid w:val="00143C85"/>
    <w:rsid w:val="00143D2B"/>
    <w:rsid w:val="00143F61"/>
    <w:rsid w:val="001440E4"/>
    <w:rsid w:val="001448DE"/>
    <w:rsid w:val="00145481"/>
    <w:rsid w:val="0014560D"/>
    <w:rsid w:val="00145A0A"/>
    <w:rsid w:val="00145CB9"/>
    <w:rsid w:val="0014688C"/>
    <w:rsid w:val="001469AD"/>
    <w:rsid w:val="00146E8D"/>
    <w:rsid w:val="00147303"/>
    <w:rsid w:val="001475CA"/>
    <w:rsid w:val="00147BA7"/>
    <w:rsid w:val="00147EB9"/>
    <w:rsid w:val="0015159B"/>
    <w:rsid w:val="00152E49"/>
    <w:rsid w:val="00152EC8"/>
    <w:rsid w:val="00153377"/>
    <w:rsid w:val="001537DF"/>
    <w:rsid w:val="00153E98"/>
    <w:rsid w:val="00154509"/>
    <w:rsid w:val="0015454D"/>
    <w:rsid w:val="0015488D"/>
    <w:rsid w:val="00154EBA"/>
    <w:rsid w:val="00155BD3"/>
    <w:rsid w:val="00156002"/>
    <w:rsid w:val="00156378"/>
    <w:rsid w:val="0015791F"/>
    <w:rsid w:val="0016015E"/>
    <w:rsid w:val="00160208"/>
    <w:rsid w:val="00160E08"/>
    <w:rsid w:val="0016188E"/>
    <w:rsid w:val="001647C4"/>
    <w:rsid w:val="00165594"/>
    <w:rsid w:val="001658C7"/>
    <w:rsid w:val="00165CA6"/>
    <w:rsid w:val="00165F83"/>
    <w:rsid w:val="001666B0"/>
    <w:rsid w:val="001668F7"/>
    <w:rsid w:val="001673D0"/>
    <w:rsid w:val="00167E8A"/>
    <w:rsid w:val="0017029E"/>
    <w:rsid w:val="0017063A"/>
    <w:rsid w:val="00172A80"/>
    <w:rsid w:val="00172AB1"/>
    <w:rsid w:val="001730D6"/>
    <w:rsid w:val="001735EE"/>
    <w:rsid w:val="0017409A"/>
    <w:rsid w:val="001753D2"/>
    <w:rsid w:val="00175AD3"/>
    <w:rsid w:val="00175C77"/>
    <w:rsid w:val="00176BE4"/>
    <w:rsid w:val="00177134"/>
    <w:rsid w:val="00177252"/>
    <w:rsid w:val="00177CB3"/>
    <w:rsid w:val="00177D8A"/>
    <w:rsid w:val="00180AB3"/>
    <w:rsid w:val="00181001"/>
    <w:rsid w:val="0018185B"/>
    <w:rsid w:val="00181BB3"/>
    <w:rsid w:val="00181E7C"/>
    <w:rsid w:val="00181ED0"/>
    <w:rsid w:val="0018250F"/>
    <w:rsid w:val="00182D13"/>
    <w:rsid w:val="00183710"/>
    <w:rsid w:val="00183AAF"/>
    <w:rsid w:val="00184647"/>
    <w:rsid w:val="00184663"/>
    <w:rsid w:val="00185E38"/>
    <w:rsid w:val="001860E9"/>
    <w:rsid w:val="00186359"/>
    <w:rsid w:val="00186BEF"/>
    <w:rsid w:val="00186CF6"/>
    <w:rsid w:val="00190039"/>
    <w:rsid w:val="001901C7"/>
    <w:rsid w:val="00190F0C"/>
    <w:rsid w:val="0019143B"/>
    <w:rsid w:val="001934C4"/>
    <w:rsid w:val="00193A09"/>
    <w:rsid w:val="001942FB"/>
    <w:rsid w:val="0019489B"/>
    <w:rsid w:val="00194B05"/>
    <w:rsid w:val="00194B66"/>
    <w:rsid w:val="0019539E"/>
    <w:rsid w:val="001960ED"/>
    <w:rsid w:val="001965CB"/>
    <w:rsid w:val="001A0451"/>
    <w:rsid w:val="001A2E23"/>
    <w:rsid w:val="001A4653"/>
    <w:rsid w:val="001A6E85"/>
    <w:rsid w:val="001A7305"/>
    <w:rsid w:val="001A739A"/>
    <w:rsid w:val="001A76CF"/>
    <w:rsid w:val="001B01FF"/>
    <w:rsid w:val="001B09FC"/>
    <w:rsid w:val="001B0D77"/>
    <w:rsid w:val="001B12FC"/>
    <w:rsid w:val="001B1613"/>
    <w:rsid w:val="001B2EE6"/>
    <w:rsid w:val="001B3F6B"/>
    <w:rsid w:val="001B4023"/>
    <w:rsid w:val="001B440E"/>
    <w:rsid w:val="001B46D3"/>
    <w:rsid w:val="001B5D25"/>
    <w:rsid w:val="001B64BA"/>
    <w:rsid w:val="001B6BB6"/>
    <w:rsid w:val="001B7148"/>
    <w:rsid w:val="001B79A2"/>
    <w:rsid w:val="001C110A"/>
    <w:rsid w:val="001C2BC0"/>
    <w:rsid w:val="001C3957"/>
    <w:rsid w:val="001C51C8"/>
    <w:rsid w:val="001C5718"/>
    <w:rsid w:val="001C6BA8"/>
    <w:rsid w:val="001C7401"/>
    <w:rsid w:val="001D0F8C"/>
    <w:rsid w:val="001D1F58"/>
    <w:rsid w:val="001D27C8"/>
    <w:rsid w:val="001D2B33"/>
    <w:rsid w:val="001D3454"/>
    <w:rsid w:val="001D5501"/>
    <w:rsid w:val="001D58F1"/>
    <w:rsid w:val="001D6337"/>
    <w:rsid w:val="001D63A7"/>
    <w:rsid w:val="001D6990"/>
    <w:rsid w:val="001D7127"/>
    <w:rsid w:val="001D7154"/>
    <w:rsid w:val="001D76CE"/>
    <w:rsid w:val="001D7D6A"/>
    <w:rsid w:val="001E0062"/>
    <w:rsid w:val="001E04F9"/>
    <w:rsid w:val="001E056B"/>
    <w:rsid w:val="001E29B2"/>
    <w:rsid w:val="001E2BE9"/>
    <w:rsid w:val="001E2DA2"/>
    <w:rsid w:val="001E3AB2"/>
    <w:rsid w:val="001E4893"/>
    <w:rsid w:val="001E5035"/>
    <w:rsid w:val="001E7A1D"/>
    <w:rsid w:val="001E7B90"/>
    <w:rsid w:val="001F0B26"/>
    <w:rsid w:val="001F1D0E"/>
    <w:rsid w:val="001F3B87"/>
    <w:rsid w:val="001F4449"/>
    <w:rsid w:val="001F5279"/>
    <w:rsid w:val="001F58C4"/>
    <w:rsid w:val="001F6D32"/>
    <w:rsid w:val="001F7398"/>
    <w:rsid w:val="001F757D"/>
    <w:rsid w:val="001F75A9"/>
    <w:rsid w:val="001F7706"/>
    <w:rsid w:val="001F7A00"/>
    <w:rsid w:val="001F7EEE"/>
    <w:rsid w:val="00200D13"/>
    <w:rsid w:val="00200DD8"/>
    <w:rsid w:val="002015DE"/>
    <w:rsid w:val="002022E5"/>
    <w:rsid w:val="00202428"/>
    <w:rsid w:val="0020258E"/>
    <w:rsid w:val="00202E6D"/>
    <w:rsid w:val="00203957"/>
    <w:rsid w:val="00204AC2"/>
    <w:rsid w:val="00204BB5"/>
    <w:rsid w:val="00206281"/>
    <w:rsid w:val="002066A2"/>
    <w:rsid w:val="00206966"/>
    <w:rsid w:val="00206A41"/>
    <w:rsid w:val="002105D9"/>
    <w:rsid w:val="00210F6B"/>
    <w:rsid w:val="002114A6"/>
    <w:rsid w:val="002114EE"/>
    <w:rsid w:val="0021187E"/>
    <w:rsid w:val="00211A5B"/>
    <w:rsid w:val="00212E74"/>
    <w:rsid w:val="00213177"/>
    <w:rsid w:val="002137C3"/>
    <w:rsid w:val="00214107"/>
    <w:rsid w:val="002141C0"/>
    <w:rsid w:val="00214791"/>
    <w:rsid w:val="002147FA"/>
    <w:rsid w:val="00214C7F"/>
    <w:rsid w:val="00214E88"/>
    <w:rsid w:val="0021523E"/>
    <w:rsid w:val="00216A62"/>
    <w:rsid w:val="00217AC2"/>
    <w:rsid w:val="00220AB5"/>
    <w:rsid w:val="00221DD2"/>
    <w:rsid w:val="0022282B"/>
    <w:rsid w:val="00222D4C"/>
    <w:rsid w:val="00223771"/>
    <w:rsid w:val="0022425F"/>
    <w:rsid w:val="00224813"/>
    <w:rsid w:val="00224A46"/>
    <w:rsid w:val="00225064"/>
    <w:rsid w:val="00225D28"/>
    <w:rsid w:val="00227B35"/>
    <w:rsid w:val="002317CA"/>
    <w:rsid w:val="00232502"/>
    <w:rsid w:val="00232C18"/>
    <w:rsid w:val="002330F1"/>
    <w:rsid w:val="0023354E"/>
    <w:rsid w:val="00234316"/>
    <w:rsid w:val="002347EF"/>
    <w:rsid w:val="00235713"/>
    <w:rsid w:val="0023668C"/>
    <w:rsid w:val="00237AD3"/>
    <w:rsid w:val="00237BE7"/>
    <w:rsid w:val="00237F40"/>
    <w:rsid w:val="00240055"/>
    <w:rsid w:val="00240196"/>
    <w:rsid w:val="0024160E"/>
    <w:rsid w:val="002416DB"/>
    <w:rsid w:val="002418CD"/>
    <w:rsid w:val="00241B2E"/>
    <w:rsid w:val="00241FE0"/>
    <w:rsid w:val="00243253"/>
    <w:rsid w:val="00243A42"/>
    <w:rsid w:val="00243E5C"/>
    <w:rsid w:val="00244001"/>
    <w:rsid w:val="00244763"/>
    <w:rsid w:val="00244AC8"/>
    <w:rsid w:val="002455B4"/>
    <w:rsid w:val="002456AE"/>
    <w:rsid w:val="002457D9"/>
    <w:rsid w:val="00245AB5"/>
    <w:rsid w:val="00246EE4"/>
    <w:rsid w:val="002473C3"/>
    <w:rsid w:val="00251475"/>
    <w:rsid w:val="002520F9"/>
    <w:rsid w:val="00252B4B"/>
    <w:rsid w:val="00253D9A"/>
    <w:rsid w:val="00254250"/>
    <w:rsid w:val="00254628"/>
    <w:rsid w:val="00254A28"/>
    <w:rsid w:val="002550F2"/>
    <w:rsid w:val="0025624B"/>
    <w:rsid w:val="00256A1F"/>
    <w:rsid w:val="0026198C"/>
    <w:rsid w:val="0026240E"/>
    <w:rsid w:val="00262C78"/>
    <w:rsid w:val="002635DE"/>
    <w:rsid w:val="002646DA"/>
    <w:rsid w:val="002647E4"/>
    <w:rsid w:val="00266C62"/>
    <w:rsid w:val="00266CF7"/>
    <w:rsid w:val="00270CA2"/>
    <w:rsid w:val="00272E7E"/>
    <w:rsid w:val="00273BB2"/>
    <w:rsid w:val="00274D39"/>
    <w:rsid w:val="002754F7"/>
    <w:rsid w:val="00275FF5"/>
    <w:rsid w:val="00276651"/>
    <w:rsid w:val="0027668D"/>
    <w:rsid w:val="002767AA"/>
    <w:rsid w:val="00276C7F"/>
    <w:rsid w:val="002771EF"/>
    <w:rsid w:val="00280510"/>
    <w:rsid w:val="00281FEC"/>
    <w:rsid w:val="0028212E"/>
    <w:rsid w:val="00282583"/>
    <w:rsid w:val="00282A10"/>
    <w:rsid w:val="00283029"/>
    <w:rsid w:val="002832AE"/>
    <w:rsid w:val="00283402"/>
    <w:rsid w:val="00283480"/>
    <w:rsid w:val="0028389E"/>
    <w:rsid w:val="002843BA"/>
    <w:rsid w:val="002844D7"/>
    <w:rsid w:val="00284AE0"/>
    <w:rsid w:val="002850C0"/>
    <w:rsid w:val="0028533B"/>
    <w:rsid w:val="00285560"/>
    <w:rsid w:val="00285945"/>
    <w:rsid w:val="00285CD2"/>
    <w:rsid w:val="00286E34"/>
    <w:rsid w:val="00286E6E"/>
    <w:rsid w:val="00287729"/>
    <w:rsid w:val="00287816"/>
    <w:rsid w:val="00287D41"/>
    <w:rsid w:val="00290387"/>
    <w:rsid w:val="00290E95"/>
    <w:rsid w:val="0029264A"/>
    <w:rsid w:val="00293D62"/>
    <w:rsid w:val="0029429B"/>
    <w:rsid w:val="00294CD1"/>
    <w:rsid w:val="002959FE"/>
    <w:rsid w:val="00295F1D"/>
    <w:rsid w:val="00297676"/>
    <w:rsid w:val="002A01BE"/>
    <w:rsid w:val="002A193F"/>
    <w:rsid w:val="002A243A"/>
    <w:rsid w:val="002A2519"/>
    <w:rsid w:val="002A29C0"/>
    <w:rsid w:val="002A338E"/>
    <w:rsid w:val="002A37A9"/>
    <w:rsid w:val="002A53BB"/>
    <w:rsid w:val="002A5414"/>
    <w:rsid w:val="002A57A4"/>
    <w:rsid w:val="002A6A50"/>
    <w:rsid w:val="002A6FA6"/>
    <w:rsid w:val="002A7085"/>
    <w:rsid w:val="002A7707"/>
    <w:rsid w:val="002A77E8"/>
    <w:rsid w:val="002A7AD6"/>
    <w:rsid w:val="002A7E77"/>
    <w:rsid w:val="002B0121"/>
    <w:rsid w:val="002B07D7"/>
    <w:rsid w:val="002B0AFF"/>
    <w:rsid w:val="002B0B13"/>
    <w:rsid w:val="002B20B2"/>
    <w:rsid w:val="002B2443"/>
    <w:rsid w:val="002B2F93"/>
    <w:rsid w:val="002B38BA"/>
    <w:rsid w:val="002B421C"/>
    <w:rsid w:val="002B4E42"/>
    <w:rsid w:val="002B5073"/>
    <w:rsid w:val="002B50B3"/>
    <w:rsid w:val="002B5109"/>
    <w:rsid w:val="002B5603"/>
    <w:rsid w:val="002B5A4B"/>
    <w:rsid w:val="002B5B8B"/>
    <w:rsid w:val="002B7447"/>
    <w:rsid w:val="002B75D7"/>
    <w:rsid w:val="002B7A87"/>
    <w:rsid w:val="002B7EF4"/>
    <w:rsid w:val="002C08D5"/>
    <w:rsid w:val="002C0F51"/>
    <w:rsid w:val="002C2808"/>
    <w:rsid w:val="002C293D"/>
    <w:rsid w:val="002C2D16"/>
    <w:rsid w:val="002C2F77"/>
    <w:rsid w:val="002C3274"/>
    <w:rsid w:val="002C33B7"/>
    <w:rsid w:val="002C3882"/>
    <w:rsid w:val="002C3C49"/>
    <w:rsid w:val="002C4861"/>
    <w:rsid w:val="002C4D93"/>
    <w:rsid w:val="002C508C"/>
    <w:rsid w:val="002C53F8"/>
    <w:rsid w:val="002C5CE8"/>
    <w:rsid w:val="002C629E"/>
    <w:rsid w:val="002C6CBB"/>
    <w:rsid w:val="002C6D1D"/>
    <w:rsid w:val="002C71FB"/>
    <w:rsid w:val="002D0797"/>
    <w:rsid w:val="002D1DBC"/>
    <w:rsid w:val="002D22BC"/>
    <w:rsid w:val="002D315E"/>
    <w:rsid w:val="002D3E4D"/>
    <w:rsid w:val="002D3E57"/>
    <w:rsid w:val="002D4807"/>
    <w:rsid w:val="002D5373"/>
    <w:rsid w:val="002D5644"/>
    <w:rsid w:val="002D5A09"/>
    <w:rsid w:val="002D6980"/>
    <w:rsid w:val="002D6D92"/>
    <w:rsid w:val="002E0703"/>
    <w:rsid w:val="002E1003"/>
    <w:rsid w:val="002E14E8"/>
    <w:rsid w:val="002E2576"/>
    <w:rsid w:val="002E43B9"/>
    <w:rsid w:val="002E4726"/>
    <w:rsid w:val="002E528E"/>
    <w:rsid w:val="002E60EB"/>
    <w:rsid w:val="002E6174"/>
    <w:rsid w:val="002F0921"/>
    <w:rsid w:val="002F0CD1"/>
    <w:rsid w:val="002F1789"/>
    <w:rsid w:val="002F296E"/>
    <w:rsid w:val="002F2C0D"/>
    <w:rsid w:val="002F3A31"/>
    <w:rsid w:val="002F5893"/>
    <w:rsid w:val="002F5CC4"/>
    <w:rsid w:val="002F6282"/>
    <w:rsid w:val="002F68C9"/>
    <w:rsid w:val="002F72FE"/>
    <w:rsid w:val="002F74C4"/>
    <w:rsid w:val="002F7B00"/>
    <w:rsid w:val="00300154"/>
    <w:rsid w:val="00300451"/>
    <w:rsid w:val="00300682"/>
    <w:rsid w:val="00301A25"/>
    <w:rsid w:val="00301CC0"/>
    <w:rsid w:val="00302915"/>
    <w:rsid w:val="00303D41"/>
    <w:rsid w:val="00305B5B"/>
    <w:rsid w:val="003063D4"/>
    <w:rsid w:val="00306A15"/>
    <w:rsid w:val="003071BD"/>
    <w:rsid w:val="003119A8"/>
    <w:rsid w:val="00312518"/>
    <w:rsid w:val="0031252B"/>
    <w:rsid w:val="003127B5"/>
    <w:rsid w:val="00313699"/>
    <w:rsid w:val="00314B71"/>
    <w:rsid w:val="00314BC3"/>
    <w:rsid w:val="00314BE4"/>
    <w:rsid w:val="00315316"/>
    <w:rsid w:val="00315909"/>
    <w:rsid w:val="003160BB"/>
    <w:rsid w:val="00316252"/>
    <w:rsid w:val="0031673B"/>
    <w:rsid w:val="00316FCC"/>
    <w:rsid w:val="00317220"/>
    <w:rsid w:val="00321991"/>
    <w:rsid w:val="00321C5C"/>
    <w:rsid w:val="0032226F"/>
    <w:rsid w:val="003222FA"/>
    <w:rsid w:val="00322B74"/>
    <w:rsid w:val="0032317D"/>
    <w:rsid w:val="00323525"/>
    <w:rsid w:val="003239C2"/>
    <w:rsid w:val="00323B51"/>
    <w:rsid w:val="00323D2A"/>
    <w:rsid w:val="0032562D"/>
    <w:rsid w:val="00325699"/>
    <w:rsid w:val="003258BF"/>
    <w:rsid w:val="0032719A"/>
    <w:rsid w:val="0032731D"/>
    <w:rsid w:val="00327610"/>
    <w:rsid w:val="0033048F"/>
    <w:rsid w:val="003304BC"/>
    <w:rsid w:val="00330BC5"/>
    <w:rsid w:val="00331310"/>
    <w:rsid w:val="00331EAE"/>
    <w:rsid w:val="00332642"/>
    <w:rsid w:val="00332B39"/>
    <w:rsid w:val="00333FC6"/>
    <w:rsid w:val="0033426D"/>
    <w:rsid w:val="00334E4B"/>
    <w:rsid w:val="00336654"/>
    <w:rsid w:val="00336A49"/>
    <w:rsid w:val="00337C53"/>
    <w:rsid w:val="003407AE"/>
    <w:rsid w:val="00341ECF"/>
    <w:rsid w:val="003426F0"/>
    <w:rsid w:val="00342C05"/>
    <w:rsid w:val="0034502C"/>
    <w:rsid w:val="00345830"/>
    <w:rsid w:val="00345CF7"/>
    <w:rsid w:val="00351560"/>
    <w:rsid w:val="00352096"/>
    <w:rsid w:val="003532B9"/>
    <w:rsid w:val="0035352D"/>
    <w:rsid w:val="00353863"/>
    <w:rsid w:val="00353B1A"/>
    <w:rsid w:val="00353C32"/>
    <w:rsid w:val="003553AC"/>
    <w:rsid w:val="0035597E"/>
    <w:rsid w:val="00355F80"/>
    <w:rsid w:val="00356CF8"/>
    <w:rsid w:val="00357528"/>
    <w:rsid w:val="00357744"/>
    <w:rsid w:val="00360820"/>
    <w:rsid w:val="00361213"/>
    <w:rsid w:val="00361395"/>
    <w:rsid w:val="00362017"/>
    <w:rsid w:val="00362B20"/>
    <w:rsid w:val="003634C1"/>
    <w:rsid w:val="003635B9"/>
    <w:rsid w:val="003657E7"/>
    <w:rsid w:val="003661A4"/>
    <w:rsid w:val="003667B8"/>
    <w:rsid w:val="00367C86"/>
    <w:rsid w:val="00367EC9"/>
    <w:rsid w:val="00370143"/>
    <w:rsid w:val="00370245"/>
    <w:rsid w:val="00370608"/>
    <w:rsid w:val="003711B2"/>
    <w:rsid w:val="00371C37"/>
    <w:rsid w:val="00373271"/>
    <w:rsid w:val="00374DBA"/>
    <w:rsid w:val="00375598"/>
    <w:rsid w:val="003762AF"/>
    <w:rsid w:val="00377112"/>
    <w:rsid w:val="00377A90"/>
    <w:rsid w:val="00377D15"/>
    <w:rsid w:val="00380190"/>
    <w:rsid w:val="00383EB4"/>
    <w:rsid w:val="003844F4"/>
    <w:rsid w:val="00384F96"/>
    <w:rsid w:val="00385127"/>
    <w:rsid w:val="003852BC"/>
    <w:rsid w:val="003857B2"/>
    <w:rsid w:val="00385A52"/>
    <w:rsid w:val="00385B53"/>
    <w:rsid w:val="00385D90"/>
    <w:rsid w:val="003862B1"/>
    <w:rsid w:val="003867A4"/>
    <w:rsid w:val="003879BD"/>
    <w:rsid w:val="00387BF8"/>
    <w:rsid w:val="00392DD3"/>
    <w:rsid w:val="00393109"/>
    <w:rsid w:val="003969F0"/>
    <w:rsid w:val="00397485"/>
    <w:rsid w:val="00397691"/>
    <w:rsid w:val="003977EA"/>
    <w:rsid w:val="003A1537"/>
    <w:rsid w:val="003A227C"/>
    <w:rsid w:val="003A2BCF"/>
    <w:rsid w:val="003A4660"/>
    <w:rsid w:val="003A4664"/>
    <w:rsid w:val="003A4678"/>
    <w:rsid w:val="003A525D"/>
    <w:rsid w:val="003A606A"/>
    <w:rsid w:val="003A66E7"/>
    <w:rsid w:val="003A6E6C"/>
    <w:rsid w:val="003A73E9"/>
    <w:rsid w:val="003A7536"/>
    <w:rsid w:val="003B1AC9"/>
    <w:rsid w:val="003B2948"/>
    <w:rsid w:val="003B2D3F"/>
    <w:rsid w:val="003B3043"/>
    <w:rsid w:val="003B38B7"/>
    <w:rsid w:val="003B4043"/>
    <w:rsid w:val="003B4301"/>
    <w:rsid w:val="003B432F"/>
    <w:rsid w:val="003B528A"/>
    <w:rsid w:val="003B5EF2"/>
    <w:rsid w:val="003B65F2"/>
    <w:rsid w:val="003B6BD9"/>
    <w:rsid w:val="003B72D0"/>
    <w:rsid w:val="003B7B8D"/>
    <w:rsid w:val="003C002D"/>
    <w:rsid w:val="003C11A0"/>
    <w:rsid w:val="003C1A1F"/>
    <w:rsid w:val="003C23B7"/>
    <w:rsid w:val="003C387C"/>
    <w:rsid w:val="003C3B3F"/>
    <w:rsid w:val="003C4158"/>
    <w:rsid w:val="003C58AC"/>
    <w:rsid w:val="003C6808"/>
    <w:rsid w:val="003C78D5"/>
    <w:rsid w:val="003D0A52"/>
    <w:rsid w:val="003D0AC0"/>
    <w:rsid w:val="003D11D9"/>
    <w:rsid w:val="003D24C9"/>
    <w:rsid w:val="003D2616"/>
    <w:rsid w:val="003D267F"/>
    <w:rsid w:val="003D2747"/>
    <w:rsid w:val="003D2AF8"/>
    <w:rsid w:val="003D2B53"/>
    <w:rsid w:val="003D2D8F"/>
    <w:rsid w:val="003D3223"/>
    <w:rsid w:val="003D4B39"/>
    <w:rsid w:val="003D5041"/>
    <w:rsid w:val="003D5134"/>
    <w:rsid w:val="003D55BF"/>
    <w:rsid w:val="003D6844"/>
    <w:rsid w:val="003D6C96"/>
    <w:rsid w:val="003D6F92"/>
    <w:rsid w:val="003E0E02"/>
    <w:rsid w:val="003E1299"/>
    <w:rsid w:val="003E17BB"/>
    <w:rsid w:val="003E237D"/>
    <w:rsid w:val="003E26D7"/>
    <w:rsid w:val="003E338D"/>
    <w:rsid w:val="003E3844"/>
    <w:rsid w:val="003E46AD"/>
    <w:rsid w:val="003E4EB7"/>
    <w:rsid w:val="003E5909"/>
    <w:rsid w:val="003E5A1C"/>
    <w:rsid w:val="003E5BDC"/>
    <w:rsid w:val="003E66CB"/>
    <w:rsid w:val="003E6973"/>
    <w:rsid w:val="003E69DA"/>
    <w:rsid w:val="003E7245"/>
    <w:rsid w:val="003E74B1"/>
    <w:rsid w:val="003F35D1"/>
    <w:rsid w:val="003F3988"/>
    <w:rsid w:val="003F4B16"/>
    <w:rsid w:val="003F6048"/>
    <w:rsid w:val="003F6501"/>
    <w:rsid w:val="003F6FD9"/>
    <w:rsid w:val="003F6FF5"/>
    <w:rsid w:val="003F75B3"/>
    <w:rsid w:val="00401625"/>
    <w:rsid w:val="00401B55"/>
    <w:rsid w:val="004023AB"/>
    <w:rsid w:val="004024F0"/>
    <w:rsid w:val="0040299E"/>
    <w:rsid w:val="00402F70"/>
    <w:rsid w:val="00403600"/>
    <w:rsid w:val="00403733"/>
    <w:rsid w:val="004040E0"/>
    <w:rsid w:val="00404642"/>
    <w:rsid w:val="00404830"/>
    <w:rsid w:val="0040581D"/>
    <w:rsid w:val="004060C6"/>
    <w:rsid w:val="004065C4"/>
    <w:rsid w:val="004073C0"/>
    <w:rsid w:val="004076DE"/>
    <w:rsid w:val="00407873"/>
    <w:rsid w:val="0041042E"/>
    <w:rsid w:val="00411C4F"/>
    <w:rsid w:val="00412824"/>
    <w:rsid w:val="00412C1D"/>
    <w:rsid w:val="00413A94"/>
    <w:rsid w:val="00413F68"/>
    <w:rsid w:val="004141FC"/>
    <w:rsid w:val="00414B84"/>
    <w:rsid w:val="00416DAA"/>
    <w:rsid w:val="00416FD0"/>
    <w:rsid w:val="0041701C"/>
    <w:rsid w:val="00417399"/>
    <w:rsid w:val="004173B5"/>
    <w:rsid w:val="0041744B"/>
    <w:rsid w:val="00421A75"/>
    <w:rsid w:val="00421E56"/>
    <w:rsid w:val="0042222C"/>
    <w:rsid w:val="0042231F"/>
    <w:rsid w:val="00422EC3"/>
    <w:rsid w:val="0042348D"/>
    <w:rsid w:val="004237DC"/>
    <w:rsid w:val="0042402D"/>
    <w:rsid w:val="0042410B"/>
    <w:rsid w:val="00424B7C"/>
    <w:rsid w:val="00425C62"/>
    <w:rsid w:val="00426700"/>
    <w:rsid w:val="00427499"/>
    <w:rsid w:val="00427690"/>
    <w:rsid w:val="00427B48"/>
    <w:rsid w:val="00430673"/>
    <w:rsid w:val="00430CD0"/>
    <w:rsid w:val="00430F99"/>
    <w:rsid w:val="00431123"/>
    <w:rsid w:val="004314C1"/>
    <w:rsid w:val="004327D9"/>
    <w:rsid w:val="004331DE"/>
    <w:rsid w:val="00433517"/>
    <w:rsid w:val="004337FE"/>
    <w:rsid w:val="0043436A"/>
    <w:rsid w:val="00434B6C"/>
    <w:rsid w:val="00435200"/>
    <w:rsid w:val="004353FB"/>
    <w:rsid w:val="0043560F"/>
    <w:rsid w:val="00435CB4"/>
    <w:rsid w:val="004369A0"/>
    <w:rsid w:val="00436AFE"/>
    <w:rsid w:val="00436E00"/>
    <w:rsid w:val="00436F68"/>
    <w:rsid w:val="0043708F"/>
    <w:rsid w:val="00437307"/>
    <w:rsid w:val="004408A7"/>
    <w:rsid w:val="00441664"/>
    <w:rsid w:val="00442825"/>
    <w:rsid w:val="004429EC"/>
    <w:rsid w:val="004433BF"/>
    <w:rsid w:val="00445244"/>
    <w:rsid w:val="00445AEF"/>
    <w:rsid w:val="004472D7"/>
    <w:rsid w:val="00447699"/>
    <w:rsid w:val="00447A68"/>
    <w:rsid w:val="00447EFB"/>
    <w:rsid w:val="00447FF2"/>
    <w:rsid w:val="0045025B"/>
    <w:rsid w:val="004504BA"/>
    <w:rsid w:val="00451776"/>
    <w:rsid w:val="00453020"/>
    <w:rsid w:val="004534CA"/>
    <w:rsid w:val="0045405B"/>
    <w:rsid w:val="0045410F"/>
    <w:rsid w:val="0045477B"/>
    <w:rsid w:val="00455532"/>
    <w:rsid w:val="00455783"/>
    <w:rsid w:val="00456C5E"/>
    <w:rsid w:val="00457D06"/>
    <w:rsid w:val="00460D1A"/>
    <w:rsid w:val="00461CD1"/>
    <w:rsid w:val="00461F76"/>
    <w:rsid w:val="00463001"/>
    <w:rsid w:val="00463972"/>
    <w:rsid w:val="00465F44"/>
    <w:rsid w:val="00466192"/>
    <w:rsid w:val="00471567"/>
    <w:rsid w:val="0047168B"/>
    <w:rsid w:val="004743E6"/>
    <w:rsid w:val="00474603"/>
    <w:rsid w:val="00475489"/>
    <w:rsid w:val="00475EE1"/>
    <w:rsid w:val="00476309"/>
    <w:rsid w:val="0047637F"/>
    <w:rsid w:val="00476692"/>
    <w:rsid w:val="00476967"/>
    <w:rsid w:val="00476F24"/>
    <w:rsid w:val="00477080"/>
    <w:rsid w:val="00477E0C"/>
    <w:rsid w:val="004802B4"/>
    <w:rsid w:val="004824E1"/>
    <w:rsid w:val="0048288A"/>
    <w:rsid w:val="00483F11"/>
    <w:rsid w:val="00483F21"/>
    <w:rsid w:val="004841B2"/>
    <w:rsid w:val="004862EE"/>
    <w:rsid w:val="00486A8A"/>
    <w:rsid w:val="00486C86"/>
    <w:rsid w:val="004872C5"/>
    <w:rsid w:val="004873B3"/>
    <w:rsid w:val="004902C2"/>
    <w:rsid w:val="00491206"/>
    <w:rsid w:val="004912A1"/>
    <w:rsid w:val="00491FB8"/>
    <w:rsid w:val="0049242A"/>
    <w:rsid w:val="004926CE"/>
    <w:rsid w:val="00492A97"/>
    <w:rsid w:val="00492F67"/>
    <w:rsid w:val="00493DC1"/>
    <w:rsid w:val="0049420D"/>
    <w:rsid w:val="004945A7"/>
    <w:rsid w:val="00494E6E"/>
    <w:rsid w:val="00495C2B"/>
    <w:rsid w:val="00496029"/>
    <w:rsid w:val="004975BD"/>
    <w:rsid w:val="004977D6"/>
    <w:rsid w:val="00497960"/>
    <w:rsid w:val="004A1DC0"/>
    <w:rsid w:val="004A2379"/>
    <w:rsid w:val="004A2B30"/>
    <w:rsid w:val="004A346B"/>
    <w:rsid w:val="004A466D"/>
    <w:rsid w:val="004A5275"/>
    <w:rsid w:val="004A5A26"/>
    <w:rsid w:val="004A5B38"/>
    <w:rsid w:val="004A64E1"/>
    <w:rsid w:val="004A6A11"/>
    <w:rsid w:val="004A6F9E"/>
    <w:rsid w:val="004B01CA"/>
    <w:rsid w:val="004B027E"/>
    <w:rsid w:val="004B0E66"/>
    <w:rsid w:val="004B2BED"/>
    <w:rsid w:val="004B2D2A"/>
    <w:rsid w:val="004B35E9"/>
    <w:rsid w:val="004B3D3C"/>
    <w:rsid w:val="004B4337"/>
    <w:rsid w:val="004B46D3"/>
    <w:rsid w:val="004B4990"/>
    <w:rsid w:val="004B52BD"/>
    <w:rsid w:val="004B7061"/>
    <w:rsid w:val="004C00CA"/>
    <w:rsid w:val="004C058C"/>
    <w:rsid w:val="004C0F96"/>
    <w:rsid w:val="004C105E"/>
    <w:rsid w:val="004C12F9"/>
    <w:rsid w:val="004C304A"/>
    <w:rsid w:val="004C3750"/>
    <w:rsid w:val="004C719C"/>
    <w:rsid w:val="004C7807"/>
    <w:rsid w:val="004C7939"/>
    <w:rsid w:val="004C7D5D"/>
    <w:rsid w:val="004D04FD"/>
    <w:rsid w:val="004D1511"/>
    <w:rsid w:val="004D18B5"/>
    <w:rsid w:val="004D1B04"/>
    <w:rsid w:val="004D4A02"/>
    <w:rsid w:val="004D6332"/>
    <w:rsid w:val="004D724A"/>
    <w:rsid w:val="004D7563"/>
    <w:rsid w:val="004D782B"/>
    <w:rsid w:val="004D7D4B"/>
    <w:rsid w:val="004E0943"/>
    <w:rsid w:val="004E2695"/>
    <w:rsid w:val="004E3AE1"/>
    <w:rsid w:val="004E403F"/>
    <w:rsid w:val="004E47DD"/>
    <w:rsid w:val="004E4ADA"/>
    <w:rsid w:val="004E4BE0"/>
    <w:rsid w:val="004E4F41"/>
    <w:rsid w:val="004E6516"/>
    <w:rsid w:val="004E6B84"/>
    <w:rsid w:val="004E727D"/>
    <w:rsid w:val="004E780B"/>
    <w:rsid w:val="004E7972"/>
    <w:rsid w:val="004E7AB6"/>
    <w:rsid w:val="004E7E8A"/>
    <w:rsid w:val="004F0D2F"/>
    <w:rsid w:val="004F2897"/>
    <w:rsid w:val="004F2B47"/>
    <w:rsid w:val="004F4186"/>
    <w:rsid w:val="004F533A"/>
    <w:rsid w:val="004F5505"/>
    <w:rsid w:val="004F68E6"/>
    <w:rsid w:val="004F6FDE"/>
    <w:rsid w:val="004F6FE6"/>
    <w:rsid w:val="004F7A16"/>
    <w:rsid w:val="004F7E82"/>
    <w:rsid w:val="004F7F9D"/>
    <w:rsid w:val="005005DE"/>
    <w:rsid w:val="00502E30"/>
    <w:rsid w:val="0050356B"/>
    <w:rsid w:val="00503707"/>
    <w:rsid w:val="00503A28"/>
    <w:rsid w:val="00503A58"/>
    <w:rsid w:val="00504144"/>
    <w:rsid w:val="00505C88"/>
    <w:rsid w:val="00505FFE"/>
    <w:rsid w:val="005069A8"/>
    <w:rsid w:val="00507AC3"/>
    <w:rsid w:val="00507D67"/>
    <w:rsid w:val="00510AA9"/>
    <w:rsid w:val="00511EF3"/>
    <w:rsid w:val="00512421"/>
    <w:rsid w:val="00514007"/>
    <w:rsid w:val="0051436F"/>
    <w:rsid w:val="005143BA"/>
    <w:rsid w:val="00514654"/>
    <w:rsid w:val="00514A24"/>
    <w:rsid w:val="00514C6F"/>
    <w:rsid w:val="00515B20"/>
    <w:rsid w:val="00515EDA"/>
    <w:rsid w:val="00516F19"/>
    <w:rsid w:val="00517172"/>
    <w:rsid w:val="00517BAC"/>
    <w:rsid w:val="00521AEE"/>
    <w:rsid w:val="00522DE3"/>
    <w:rsid w:val="00523688"/>
    <w:rsid w:val="00523C36"/>
    <w:rsid w:val="0052478C"/>
    <w:rsid w:val="0052537B"/>
    <w:rsid w:val="00525668"/>
    <w:rsid w:val="00525B80"/>
    <w:rsid w:val="00525B8D"/>
    <w:rsid w:val="00525C91"/>
    <w:rsid w:val="00525D45"/>
    <w:rsid w:val="00525FE9"/>
    <w:rsid w:val="0052614A"/>
    <w:rsid w:val="00526BB9"/>
    <w:rsid w:val="00527532"/>
    <w:rsid w:val="00527B2B"/>
    <w:rsid w:val="0053025C"/>
    <w:rsid w:val="00530311"/>
    <w:rsid w:val="00530880"/>
    <w:rsid w:val="005313C5"/>
    <w:rsid w:val="005316F5"/>
    <w:rsid w:val="0053176B"/>
    <w:rsid w:val="00532543"/>
    <w:rsid w:val="00533653"/>
    <w:rsid w:val="00533B85"/>
    <w:rsid w:val="00533DAB"/>
    <w:rsid w:val="00533F4E"/>
    <w:rsid w:val="005345D1"/>
    <w:rsid w:val="005348CA"/>
    <w:rsid w:val="00534E46"/>
    <w:rsid w:val="00535E80"/>
    <w:rsid w:val="005362CC"/>
    <w:rsid w:val="005369B2"/>
    <w:rsid w:val="005370B0"/>
    <w:rsid w:val="005374D8"/>
    <w:rsid w:val="005376B1"/>
    <w:rsid w:val="00540033"/>
    <w:rsid w:val="00540328"/>
    <w:rsid w:val="00540696"/>
    <w:rsid w:val="00540DA3"/>
    <w:rsid w:val="005419DE"/>
    <w:rsid w:val="00541DF1"/>
    <w:rsid w:val="005420D8"/>
    <w:rsid w:val="00542AB1"/>
    <w:rsid w:val="00542C16"/>
    <w:rsid w:val="0054350F"/>
    <w:rsid w:val="00544B1E"/>
    <w:rsid w:val="00544D30"/>
    <w:rsid w:val="00545DB6"/>
    <w:rsid w:val="0054608A"/>
    <w:rsid w:val="0054686B"/>
    <w:rsid w:val="00546DF7"/>
    <w:rsid w:val="005472AD"/>
    <w:rsid w:val="00547EE9"/>
    <w:rsid w:val="005506C4"/>
    <w:rsid w:val="005510D1"/>
    <w:rsid w:val="00551120"/>
    <w:rsid w:val="00552345"/>
    <w:rsid w:val="00552667"/>
    <w:rsid w:val="005528A3"/>
    <w:rsid w:val="00553AA5"/>
    <w:rsid w:val="00553C5C"/>
    <w:rsid w:val="00554AD8"/>
    <w:rsid w:val="0055559E"/>
    <w:rsid w:val="005564B5"/>
    <w:rsid w:val="005568F9"/>
    <w:rsid w:val="005617EF"/>
    <w:rsid w:val="00562ABA"/>
    <w:rsid w:val="00562ACD"/>
    <w:rsid w:val="00563867"/>
    <w:rsid w:val="005652F3"/>
    <w:rsid w:val="0056539F"/>
    <w:rsid w:val="0056544D"/>
    <w:rsid w:val="00565E28"/>
    <w:rsid w:val="005669DC"/>
    <w:rsid w:val="0056745E"/>
    <w:rsid w:val="00567CE3"/>
    <w:rsid w:val="00567D74"/>
    <w:rsid w:val="005700A4"/>
    <w:rsid w:val="005712CF"/>
    <w:rsid w:val="00571FEF"/>
    <w:rsid w:val="00572062"/>
    <w:rsid w:val="00572558"/>
    <w:rsid w:val="005726CD"/>
    <w:rsid w:val="005727B6"/>
    <w:rsid w:val="00573103"/>
    <w:rsid w:val="005732BC"/>
    <w:rsid w:val="005733AD"/>
    <w:rsid w:val="00573DE9"/>
    <w:rsid w:val="00573F09"/>
    <w:rsid w:val="0057435A"/>
    <w:rsid w:val="00574842"/>
    <w:rsid w:val="005749CA"/>
    <w:rsid w:val="00574C60"/>
    <w:rsid w:val="00575F57"/>
    <w:rsid w:val="005762E9"/>
    <w:rsid w:val="00577A82"/>
    <w:rsid w:val="005802DC"/>
    <w:rsid w:val="005802FD"/>
    <w:rsid w:val="005819AB"/>
    <w:rsid w:val="00584426"/>
    <w:rsid w:val="00584C22"/>
    <w:rsid w:val="005854A3"/>
    <w:rsid w:val="005855AD"/>
    <w:rsid w:val="0058590F"/>
    <w:rsid w:val="00586939"/>
    <w:rsid w:val="00590853"/>
    <w:rsid w:val="00590F64"/>
    <w:rsid w:val="00591FA5"/>
    <w:rsid w:val="00592AE8"/>
    <w:rsid w:val="00592BCC"/>
    <w:rsid w:val="0059326A"/>
    <w:rsid w:val="00595BD5"/>
    <w:rsid w:val="00596380"/>
    <w:rsid w:val="0059652F"/>
    <w:rsid w:val="00596763"/>
    <w:rsid w:val="00597B63"/>
    <w:rsid w:val="00597D3E"/>
    <w:rsid w:val="005A0275"/>
    <w:rsid w:val="005A17BA"/>
    <w:rsid w:val="005A1936"/>
    <w:rsid w:val="005A1AD4"/>
    <w:rsid w:val="005A2005"/>
    <w:rsid w:val="005A2675"/>
    <w:rsid w:val="005A2F7D"/>
    <w:rsid w:val="005A41F4"/>
    <w:rsid w:val="005A4842"/>
    <w:rsid w:val="005A4B9C"/>
    <w:rsid w:val="005A516D"/>
    <w:rsid w:val="005A5693"/>
    <w:rsid w:val="005A6171"/>
    <w:rsid w:val="005A6234"/>
    <w:rsid w:val="005A62DA"/>
    <w:rsid w:val="005A633E"/>
    <w:rsid w:val="005A660F"/>
    <w:rsid w:val="005A6843"/>
    <w:rsid w:val="005A6A42"/>
    <w:rsid w:val="005A6B3D"/>
    <w:rsid w:val="005B04BB"/>
    <w:rsid w:val="005B0B14"/>
    <w:rsid w:val="005B159A"/>
    <w:rsid w:val="005B19E8"/>
    <w:rsid w:val="005B234B"/>
    <w:rsid w:val="005B2AEC"/>
    <w:rsid w:val="005B355A"/>
    <w:rsid w:val="005B4104"/>
    <w:rsid w:val="005B49F5"/>
    <w:rsid w:val="005B4AF1"/>
    <w:rsid w:val="005B5000"/>
    <w:rsid w:val="005B560D"/>
    <w:rsid w:val="005B6BA7"/>
    <w:rsid w:val="005B6C00"/>
    <w:rsid w:val="005B6F9B"/>
    <w:rsid w:val="005B79ED"/>
    <w:rsid w:val="005C00D4"/>
    <w:rsid w:val="005C0DEC"/>
    <w:rsid w:val="005C19C9"/>
    <w:rsid w:val="005C289E"/>
    <w:rsid w:val="005C36F2"/>
    <w:rsid w:val="005C4862"/>
    <w:rsid w:val="005C4D65"/>
    <w:rsid w:val="005C6A62"/>
    <w:rsid w:val="005C76DA"/>
    <w:rsid w:val="005D0212"/>
    <w:rsid w:val="005D1482"/>
    <w:rsid w:val="005D2588"/>
    <w:rsid w:val="005D272E"/>
    <w:rsid w:val="005D3677"/>
    <w:rsid w:val="005D38D7"/>
    <w:rsid w:val="005D5BE8"/>
    <w:rsid w:val="005D5F27"/>
    <w:rsid w:val="005D5FF7"/>
    <w:rsid w:val="005D60EE"/>
    <w:rsid w:val="005D655A"/>
    <w:rsid w:val="005D69C0"/>
    <w:rsid w:val="005D734C"/>
    <w:rsid w:val="005D7A22"/>
    <w:rsid w:val="005E0276"/>
    <w:rsid w:val="005E0D8D"/>
    <w:rsid w:val="005E12A1"/>
    <w:rsid w:val="005E242E"/>
    <w:rsid w:val="005E2F41"/>
    <w:rsid w:val="005E3745"/>
    <w:rsid w:val="005E45FE"/>
    <w:rsid w:val="005E47D5"/>
    <w:rsid w:val="005E5F22"/>
    <w:rsid w:val="005E671F"/>
    <w:rsid w:val="005E6AEC"/>
    <w:rsid w:val="005E7122"/>
    <w:rsid w:val="005E753C"/>
    <w:rsid w:val="005E7A2B"/>
    <w:rsid w:val="005F1480"/>
    <w:rsid w:val="005F2298"/>
    <w:rsid w:val="005F316D"/>
    <w:rsid w:val="005F3723"/>
    <w:rsid w:val="005F4AAA"/>
    <w:rsid w:val="005F54A5"/>
    <w:rsid w:val="005F6E9B"/>
    <w:rsid w:val="005F79FC"/>
    <w:rsid w:val="00601596"/>
    <w:rsid w:val="00602E2D"/>
    <w:rsid w:val="00603573"/>
    <w:rsid w:val="00603644"/>
    <w:rsid w:val="00603684"/>
    <w:rsid w:val="0060476B"/>
    <w:rsid w:val="00605012"/>
    <w:rsid w:val="00605353"/>
    <w:rsid w:val="006062A0"/>
    <w:rsid w:val="006068C1"/>
    <w:rsid w:val="00607139"/>
    <w:rsid w:val="00607B6D"/>
    <w:rsid w:val="00610AF4"/>
    <w:rsid w:val="00610C20"/>
    <w:rsid w:val="00610DCD"/>
    <w:rsid w:val="00610FC4"/>
    <w:rsid w:val="006117EB"/>
    <w:rsid w:val="006122C2"/>
    <w:rsid w:val="00612787"/>
    <w:rsid w:val="00612DF3"/>
    <w:rsid w:val="00613518"/>
    <w:rsid w:val="00613E97"/>
    <w:rsid w:val="00614464"/>
    <w:rsid w:val="006149F8"/>
    <w:rsid w:val="00615155"/>
    <w:rsid w:val="0061590B"/>
    <w:rsid w:val="00615B4C"/>
    <w:rsid w:val="00615F50"/>
    <w:rsid w:val="00617879"/>
    <w:rsid w:val="00617C56"/>
    <w:rsid w:val="00620A81"/>
    <w:rsid w:val="00620D57"/>
    <w:rsid w:val="00620F1F"/>
    <w:rsid w:val="0062209E"/>
    <w:rsid w:val="006234A3"/>
    <w:rsid w:val="00623FB2"/>
    <w:rsid w:val="0062673F"/>
    <w:rsid w:val="00626843"/>
    <w:rsid w:val="00626981"/>
    <w:rsid w:val="006269FB"/>
    <w:rsid w:val="00626E24"/>
    <w:rsid w:val="00630893"/>
    <w:rsid w:val="00630DD3"/>
    <w:rsid w:val="006315D9"/>
    <w:rsid w:val="00631C8A"/>
    <w:rsid w:val="006324BD"/>
    <w:rsid w:val="0063266E"/>
    <w:rsid w:val="00632972"/>
    <w:rsid w:val="006337D7"/>
    <w:rsid w:val="0063390F"/>
    <w:rsid w:val="00634640"/>
    <w:rsid w:val="006352EA"/>
    <w:rsid w:val="0063567C"/>
    <w:rsid w:val="00635700"/>
    <w:rsid w:val="006359CE"/>
    <w:rsid w:val="006360BB"/>
    <w:rsid w:val="00636877"/>
    <w:rsid w:val="006371FD"/>
    <w:rsid w:val="006403FB"/>
    <w:rsid w:val="0064057B"/>
    <w:rsid w:val="006424A9"/>
    <w:rsid w:val="00642508"/>
    <w:rsid w:val="00642CFA"/>
    <w:rsid w:val="006434D8"/>
    <w:rsid w:val="00643904"/>
    <w:rsid w:val="006442EB"/>
    <w:rsid w:val="006456F7"/>
    <w:rsid w:val="00645947"/>
    <w:rsid w:val="00646422"/>
    <w:rsid w:val="00646E31"/>
    <w:rsid w:val="00647242"/>
    <w:rsid w:val="006478F7"/>
    <w:rsid w:val="00647CCB"/>
    <w:rsid w:val="00647EB9"/>
    <w:rsid w:val="00650658"/>
    <w:rsid w:val="00650D5A"/>
    <w:rsid w:val="00652460"/>
    <w:rsid w:val="00652D81"/>
    <w:rsid w:val="006543A4"/>
    <w:rsid w:val="00655B0C"/>
    <w:rsid w:val="00655DA0"/>
    <w:rsid w:val="00655DE5"/>
    <w:rsid w:val="00656621"/>
    <w:rsid w:val="00657E79"/>
    <w:rsid w:val="006606B1"/>
    <w:rsid w:val="00660922"/>
    <w:rsid w:val="00661745"/>
    <w:rsid w:val="00661DB5"/>
    <w:rsid w:val="00661E2C"/>
    <w:rsid w:val="0066233B"/>
    <w:rsid w:val="006625EE"/>
    <w:rsid w:val="006632DF"/>
    <w:rsid w:val="006633E5"/>
    <w:rsid w:val="00664478"/>
    <w:rsid w:val="00664D6F"/>
    <w:rsid w:val="006652BD"/>
    <w:rsid w:val="006655FD"/>
    <w:rsid w:val="00666A40"/>
    <w:rsid w:val="00670731"/>
    <w:rsid w:val="006713D6"/>
    <w:rsid w:val="0067190B"/>
    <w:rsid w:val="0067232F"/>
    <w:rsid w:val="0067259A"/>
    <w:rsid w:val="00672726"/>
    <w:rsid w:val="0067284C"/>
    <w:rsid w:val="0067329B"/>
    <w:rsid w:val="00673E7F"/>
    <w:rsid w:val="00677981"/>
    <w:rsid w:val="00680069"/>
    <w:rsid w:val="00680386"/>
    <w:rsid w:val="00682220"/>
    <w:rsid w:val="006822A6"/>
    <w:rsid w:val="006824B7"/>
    <w:rsid w:val="006826B6"/>
    <w:rsid w:val="00684F9C"/>
    <w:rsid w:val="00685C89"/>
    <w:rsid w:val="00686E6C"/>
    <w:rsid w:val="00686FFB"/>
    <w:rsid w:val="0068740A"/>
    <w:rsid w:val="006878A0"/>
    <w:rsid w:val="006878D7"/>
    <w:rsid w:val="00687AAC"/>
    <w:rsid w:val="00687E0A"/>
    <w:rsid w:val="00690B06"/>
    <w:rsid w:val="006915F9"/>
    <w:rsid w:val="00692192"/>
    <w:rsid w:val="006924CA"/>
    <w:rsid w:val="00693085"/>
    <w:rsid w:val="00693110"/>
    <w:rsid w:val="0069334C"/>
    <w:rsid w:val="006940EA"/>
    <w:rsid w:val="0069459D"/>
    <w:rsid w:val="00695308"/>
    <w:rsid w:val="0069622C"/>
    <w:rsid w:val="00696AF3"/>
    <w:rsid w:val="0069705B"/>
    <w:rsid w:val="00697A59"/>
    <w:rsid w:val="006A01CB"/>
    <w:rsid w:val="006A0A45"/>
    <w:rsid w:val="006A1378"/>
    <w:rsid w:val="006A305F"/>
    <w:rsid w:val="006A3C95"/>
    <w:rsid w:val="006A41B3"/>
    <w:rsid w:val="006A4B92"/>
    <w:rsid w:val="006A4EBF"/>
    <w:rsid w:val="006A647A"/>
    <w:rsid w:val="006A737C"/>
    <w:rsid w:val="006A7DEC"/>
    <w:rsid w:val="006B13B6"/>
    <w:rsid w:val="006B1944"/>
    <w:rsid w:val="006B2B04"/>
    <w:rsid w:val="006B2BE7"/>
    <w:rsid w:val="006B4786"/>
    <w:rsid w:val="006B4DDD"/>
    <w:rsid w:val="006B5A5D"/>
    <w:rsid w:val="006B6DF1"/>
    <w:rsid w:val="006B6EC8"/>
    <w:rsid w:val="006B79A2"/>
    <w:rsid w:val="006C0EC9"/>
    <w:rsid w:val="006C0FBF"/>
    <w:rsid w:val="006C1E87"/>
    <w:rsid w:val="006C2F34"/>
    <w:rsid w:val="006C5F88"/>
    <w:rsid w:val="006C61E3"/>
    <w:rsid w:val="006C65CC"/>
    <w:rsid w:val="006D10D0"/>
    <w:rsid w:val="006D1A87"/>
    <w:rsid w:val="006D3AA7"/>
    <w:rsid w:val="006D5E62"/>
    <w:rsid w:val="006D60D0"/>
    <w:rsid w:val="006D7246"/>
    <w:rsid w:val="006D75FD"/>
    <w:rsid w:val="006D7694"/>
    <w:rsid w:val="006D7945"/>
    <w:rsid w:val="006D7B0A"/>
    <w:rsid w:val="006E01B6"/>
    <w:rsid w:val="006E2FED"/>
    <w:rsid w:val="006E3950"/>
    <w:rsid w:val="006E3E10"/>
    <w:rsid w:val="006E465D"/>
    <w:rsid w:val="006E4E46"/>
    <w:rsid w:val="006E4FCB"/>
    <w:rsid w:val="006E7B9A"/>
    <w:rsid w:val="006F1284"/>
    <w:rsid w:val="006F27DE"/>
    <w:rsid w:val="006F40E8"/>
    <w:rsid w:val="006F4128"/>
    <w:rsid w:val="006F4CCC"/>
    <w:rsid w:val="006F5BDE"/>
    <w:rsid w:val="00700010"/>
    <w:rsid w:val="0070080C"/>
    <w:rsid w:val="007012EC"/>
    <w:rsid w:val="00701B17"/>
    <w:rsid w:val="0070203F"/>
    <w:rsid w:val="007051F8"/>
    <w:rsid w:val="007063B2"/>
    <w:rsid w:val="00706A95"/>
    <w:rsid w:val="007103BF"/>
    <w:rsid w:val="0071097D"/>
    <w:rsid w:val="00710A09"/>
    <w:rsid w:val="00710B67"/>
    <w:rsid w:val="00711D09"/>
    <w:rsid w:val="0071203D"/>
    <w:rsid w:val="007128BD"/>
    <w:rsid w:val="00712C7F"/>
    <w:rsid w:val="007139EA"/>
    <w:rsid w:val="007144AA"/>
    <w:rsid w:val="00714DE8"/>
    <w:rsid w:val="007155E0"/>
    <w:rsid w:val="00715CB5"/>
    <w:rsid w:val="007160C4"/>
    <w:rsid w:val="00716825"/>
    <w:rsid w:val="00717811"/>
    <w:rsid w:val="007207C4"/>
    <w:rsid w:val="00720973"/>
    <w:rsid w:val="0072098E"/>
    <w:rsid w:val="007210D0"/>
    <w:rsid w:val="0072180E"/>
    <w:rsid w:val="007219D3"/>
    <w:rsid w:val="00721EE9"/>
    <w:rsid w:val="00722F0D"/>
    <w:rsid w:val="007244E7"/>
    <w:rsid w:val="007279F7"/>
    <w:rsid w:val="00727A3E"/>
    <w:rsid w:val="00727B23"/>
    <w:rsid w:val="00730A1B"/>
    <w:rsid w:val="00732115"/>
    <w:rsid w:val="0073306D"/>
    <w:rsid w:val="00733D71"/>
    <w:rsid w:val="00733F20"/>
    <w:rsid w:val="00734195"/>
    <w:rsid w:val="007341F1"/>
    <w:rsid w:val="00734BB1"/>
    <w:rsid w:val="00736A1E"/>
    <w:rsid w:val="0073705E"/>
    <w:rsid w:val="00737703"/>
    <w:rsid w:val="00737D1E"/>
    <w:rsid w:val="00737E62"/>
    <w:rsid w:val="00740C2B"/>
    <w:rsid w:val="007419F6"/>
    <w:rsid w:val="00741D99"/>
    <w:rsid w:val="007425C8"/>
    <w:rsid w:val="00742F83"/>
    <w:rsid w:val="007440D6"/>
    <w:rsid w:val="00744798"/>
    <w:rsid w:val="00744F23"/>
    <w:rsid w:val="00745270"/>
    <w:rsid w:val="00745302"/>
    <w:rsid w:val="0074533E"/>
    <w:rsid w:val="0074571F"/>
    <w:rsid w:val="007462B4"/>
    <w:rsid w:val="0074652F"/>
    <w:rsid w:val="00746993"/>
    <w:rsid w:val="00747E82"/>
    <w:rsid w:val="0075009A"/>
    <w:rsid w:val="007509F6"/>
    <w:rsid w:val="007516B6"/>
    <w:rsid w:val="00751AF2"/>
    <w:rsid w:val="00752B15"/>
    <w:rsid w:val="007531B5"/>
    <w:rsid w:val="00755366"/>
    <w:rsid w:val="00755DDF"/>
    <w:rsid w:val="0075649A"/>
    <w:rsid w:val="00756935"/>
    <w:rsid w:val="00757C8D"/>
    <w:rsid w:val="0076039D"/>
    <w:rsid w:val="00760618"/>
    <w:rsid w:val="007606A5"/>
    <w:rsid w:val="00760DB8"/>
    <w:rsid w:val="00761CE1"/>
    <w:rsid w:val="00762611"/>
    <w:rsid w:val="00763465"/>
    <w:rsid w:val="00763732"/>
    <w:rsid w:val="00763D9A"/>
    <w:rsid w:val="007645D6"/>
    <w:rsid w:val="007646CA"/>
    <w:rsid w:val="007648C0"/>
    <w:rsid w:val="007656F7"/>
    <w:rsid w:val="00765A14"/>
    <w:rsid w:val="00765A97"/>
    <w:rsid w:val="00765F84"/>
    <w:rsid w:val="00767C0F"/>
    <w:rsid w:val="00770092"/>
    <w:rsid w:val="007707E1"/>
    <w:rsid w:val="007715D0"/>
    <w:rsid w:val="00771F0C"/>
    <w:rsid w:val="007725ED"/>
    <w:rsid w:val="007726A7"/>
    <w:rsid w:val="00772F76"/>
    <w:rsid w:val="00773729"/>
    <w:rsid w:val="00773BAD"/>
    <w:rsid w:val="00773E4B"/>
    <w:rsid w:val="00774B8D"/>
    <w:rsid w:val="00774F8C"/>
    <w:rsid w:val="007751A0"/>
    <w:rsid w:val="0077551F"/>
    <w:rsid w:val="00776EF5"/>
    <w:rsid w:val="00780F4A"/>
    <w:rsid w:val="00781AB9"/>
    <w:rsid w:val="00782512"/>
    <w:rsid w:val="00784489"/>
    <w:rsid w:val="00784523"/>
    <w:rsid w:val="00784918"/>
    <w:rsid w:val="00785718"/>
    <w:rsid w:val="00785A9A"/>
    <w:rsid w:val="00785B28"/>
    <w:rsid w:val="00786A67"/>
    <w:rsid w:val="00787414"/>
    <w:rsid w:val="0078792D"/>
    <w:rsid w:val="00790273"/>
    <w:rsid w:val="00792361"/>
    <w:rsid w:val="007929AB"/>
    <w:rsid w:val="00792B1D"/>
    <w:rsid w:val="00793B1D"/>
    <w:rsid w:val="0079727E"/>
    <w:rsid w:val="007972E8"/>
    <w:rsid w:val="00797432"/>
    <w:rsid w:val="007978C1"/>
    <w:rsid w:val="007A0E5E"/>
    <w:rsid w:val="007A10C8"/>
    <w:rsid w:val="007A1325"/>
    <w:rsid w:val="007A3092"/>
    <w:rsid w:val="007A3B75"/>
    <w:rsid w:val="007A3F60"/>
    <w:rsid w:val="007A5598"/>
    <w:rsid w:val="007A5829"/>
    <w:rsid w:val="007A58A5"/>
    <w:rsid w:val="007A5ECB"/>
    <w:rsid w:val="007A6185"/>
    <w:rsid w:val="007A6DB7"/>
    <w:rsid w:val="007A7DE0"/>
    <w:rsid w:val="007B0058"/>
    <w:rsid w:val="007B0CFB"/>
    <w:rsid w:val="007B0E6A"/>
    <w:rsid w:val="007B2023"/>
    <w:rsid w:val="007B3D28"/>
    <w:rsid w:val="007B3D75"/>
    <w:rsid w:val="007B4EEC"/>
    <w:rsid w:val="007B6478"/>
    <w:rsid w:val="007B6B9B"/>
    <w:rsid w:val="007B7014"/>
    <w:rsid w:val="007B714C"/>
    <w:rsid w:val="007B738D"/>
    <w:rsid w:val="007B75B0"/>
    <w:rsid w:val="007B7962"/>
    <w:rsid w:val="007B7DB3"/>
    <w:rsid w:val="007C14BB"/>
    <w:rsid w:val="007C1E06"/>
    <w:rsid w:val="007C200A"/>
    <w:rsid w:val="007C3431"/>
    <w:rsid w:val="007C4E2D"/>
    <w:rsid w:val="007C6A00"/>
    <w:rsid w:val="007C6D3E"/>
    <w:rsid w:val="007C755C"/>
    <w:rsid w:val="007C7C85"/>
    <w:rsid w:val="007D0777"/>
    <w:rsid w:val="007D0AED"/>
    <w:rsid w:val="007D1DFF"/>
    <w:rsid w:val="007D25B3"/>
    <w:rsid w:val="007D2DED"/>
    <w:rsid w:val="007D3684"/>
    <w:rsid w:val="007D3C4C"/>
    <w:rsid w:val="007D3C80"/>
    <w:rsid w:val="007D4888"/>
    <w:rsid w:val="007D5137"/>
    <w:rsid w:val="007D6C1A"/>
    <w:rsid w:val="007D6FFA"/>
    <w:rsid w:val="007D7DF7"/>
    <w:rsid w:val="007E09EB"/>
    <w:rsid w:val="007E2156"/>
    <w:rsid w:val="007E3B33"/>
    <w:rsid w:val="007E3E35"/>
    <w:rsid w:val="007E569A"/>
    <w:rsid w:val="007E59B2"/>
    <w:rsid w:val="007E5F37"/>
    <w:rsid w:val="007E6F7F"/>
    <w:rsid w:val="007E7242"/>
    <w:rsid w:val="007E74B0"/>
    <w:rsid w:val="007F0BDD"/>
    <w:rsid w:val="007F0C88"/>
    <w:rsid w:val="007F2287"/>
    <w:rsid w:val="007F28E6"/>
    <w:rsid w:val="007F2FE8"/>
    <w:rsid w:val="007F32BE"/>
    <w:rsid w:val="007F3676"/>
    <w:rsid w:val="007F4E28"/>
    <w:rsid w:val="007F5334"/>
    <w:rsid w:val="007F53B8"/>
    <w:rsid w:val="007F6A65"/>
    <w:rsid w:val="007F7D54"/>
    <w:rsid w:val="008001E4"/>
    <w:rsid w:val="0080316D"/>
    <w:rsid w:val="008047FF"/>
    <w:rsid w:val="00804989"/>
    <w:rsid w:val="0080589E"/>
    <w:rsid w:val="008068A9"/>
    <w:rsid w:val="00807471"/>
    <w:rsid w:val="0080749D"/>
    <w:rsid w:val="00807D38"/>
    <w:rsid w:val="00810294"/>
    <w:rsid w:val="00811DF5"/>
    <w:rsid w:val="00812606"/>
    <w:rsid w:val="008129E0"/>
    <w:rsid w:val="00813221"/>
    <w:rsid w:val="0081397D"/>
    <w:rsid w:val="00813A1A"/>
    <w:rsid w:val="00813CDC"/>
    <w:rsid w:val="00813E22"/>
    <w:rsid w:val="008145D1"/>
    <w:rsid w:val="00816B27"/>
    <w:rsid w:val="00820FA5"/>
    <w:rsid w:val="0082183D"/>
    <w:rsid w:val="00821C2F"/>
    <w:rsid w:val="00823091"/>
    <w:rsid w:val="008238B9"/>
    <w:rsid w:val="008239E9"/>
    <w:rsid w:val="00823D39"/>
    <w:rsid w:val="00824E96"/>
    <w:rsid w:val="00825E75"/>
    <w:rsid w:val="00826814"/>
    <w:rsid w:val="00826B08"/>
    <w:rsid w:val="00826B9B"/>
    <w:rsid w:val="008277FB"/>
    <w:rsid w:val="008302A5"/>
    <w:rsid w:val="008305EA"/>
    <w:rsid w:val="00830E96"/>
    <w:rsid w:val="008311FE"/>
    <w:rsid w:val="008317F2"/>
    <w:rsid w:val="00832007"/>
    <w:rsid w:val="0083235F"/>
    <w:rsid w:val="008323AF"/>
    <w:rsid w:val="00832AAA"/>
    <w:rsid w:val="00832D7A"/>
    <w:rsid w:val="00832EAE"/>
    <w:rsid w:val="00833695"/>
    <w:rsid w:val="00834031"/>
    <w:rsid w:val="00834412"/>
    <w:rsid w:val="00834BBB"/>
    <w:rsid w:val="00834E44"/>
    <w:rsid w:val="00835174"/>
    <w:rsid w:val="008360FF"/>
    <w:rsid w:val="00836317"/>
    <w:rsid w:val="008364D4"/>
    <w:rsid w:val="00837776"/>
    <w:rsid w:val="008412E1"/>
    <w:rsid w:val="00841998"/>
    <w:rsid w:val="00841DE7"/>
    <w:rsid w:val="008436A7"/>
    <w:rsid w:val="00844A1A"/>
    <w:rsid w:val="008456A7"/>
    <w:rsid w:val="00845C7B"/>
    <w:rsid w:val="0084613C"/>
    <w:rsid w:val="00847EC7"/>
    <w:rsid w:val="00850626"/>
    <w:rsid w:val="0085094B"/>
    <w:rsid w:val="008516CD"/>
    <w:rsid w:val="008524B4"/>
    <w:rsid w:val="008526B6"/>
    <w:rsid w:val="00852792"/>
    <w:rsid w:val="008527D4"/>
    <w:rsid w:val="008538EE"/>
    <w:rsid w:val="008547E0"/>
    <w:rsid w:val="008548A4"/>
    <w:rsid w:val="00854B6C"/>
    <w:rsid w:val="0085576F"/>
    <w:rsid w:val="00856828"/>
    <w:rsid w:val="008574A4"/>
    <w:rsid w:val="008579C5"/>
    <w:rsid w:val="00857C2E"/>
    <w:rsid w:val="0086136D"/>
    <w:rsid w:val="0086208F"/>
    <w:rsid w:val="0086269D"/>
    <w:rsid w:val="008632C9"/>
    <w:rsid w:val="00863D29"/>
    <w:rsid w:val="00864A65"/>
    <w:rsid w:val="00865080"/>
    <w:rsid w:val="00865477"/>
    <w:rsid w:val="00865769"/>
    <w:rsid w:val="008661C6"/>
    <w:rsid w:val="008664AF"/>
    <w:rsid w:val="00866BC8"/>
    <w:rsid w:val="00866C93"/>
    <w:rsid w:val="008709BF"/>
    <w:rsid w:val="00870B4E"/>
    <w:rsid w:val="00870F2F"/>
    <w:rsid w:val="00871737"/>
    <w:rsid w:val="0087185C"/>
    <w:rsid w:val="00872A09"/>
    <w:rsid w:val="0087369D"/>
    <w:rsid w:val="008737D7"/>
    <w:rsid w:val="00873F10"/>
    <w:rsid w:val="0087421D"/>
    <w:rsid w:val="00875EBD"/>
    <w:rsid w:val="00876A29"/>
    <w:rsid w:val="0087774C"/>
    <w:rsid w:val="00877D7D"/>
    <w:rsid w:val="00881427"/>
    <w:rsid w:val="00882700"/>
    <w:rsid w:val="00882F02"/>
    <w:rsid w:val="00884691"/>
    <w:rsid w:val="0088473A"/>
    <w:rsid w:val="0088482F"/>
    <w:rsid w:val="00884ADF"/>
    <w:rsid w:val="00886CB8"/>
    <w:rsid w:val="00887E85"/>
    <w:rsid w:val="00891C45"/>
    <w:rsid w:val="00891F8E"/>
    <w:rsid w:val="00892502"/>
    <w:rsid w:val="00893A71"/>
    <w:rsid w:val="00893E4E"/>
    <w:rsid w:val="0089410D"/>
    <w:rsid w:val="008944A2"/>
    <w:rsid w:val="0089738B"/>
    <w:rsid w:val="00897471"/>
    <w:rsid w:val="008A05EA"/>
    <w:rsid w:val="008A352B"/>
    <w:rsid w:val="008A3C5D"/>
    <w:rsid w:val="008A5AD9"/>
    <w:rsid w:val="008A6168"/>
    <w:rsid w:val="008A74C7"/>
    <w:rsid w:val="008A77D2"/>
    <w:rsid w:val="008A7CF4"/>
    <w:rsid w:val="008B0456"/>
    <w:rsid w:val="008B067E"/>
    <w:rsid w:val="008B0BCB"/>
    <w:rsid w:val="008B1876"/>
    <w:rsid w:val="008B22C5"/>
    <w:rsid w:val="008B25ED"/>
    <w:rsid w:val="008B34BB"/>
    <w:rsid w:val="008B4615"/>
    <w:rsid w:val="008B4CF7"/>
    <w:rsid w:val="008B513B"/>
    <w:rsid w:val="008B5147"/>
    <w:rsid w:val="008B5A69"/>
    <w:rsid w:val="008B714F"/>
    <w:rsid w:val="008C1B6B"/>
    <w:rsid w:val="008C28EC"/>
    <w:rsid w:val="008C3513"/>
    <w:rsid w:val="008C3D61"/>
    <w:rsid w:val="008C3D9F"/>
    <w:rsid w:val="008C45D7"/>
    <w:rsid w:val="008C577F"/>
    <w:rsid w:val="008C5E0F"/>
    <w:rsid w:val="008C609D"/>
    <w:rsid w:val="008C7A62"/>
    <w:rsid w:val="008D0E6E"/>
    <w:rsid w:val="008D1BF4"/>
    <w:rsid w:val="008D1EE4"/>
    <w:rsid w:val="008D2288"/>
    <w:rsid w:val="008D256B"/>
    <w:rsid w:val="008D273E"/>
    <w:rsid w:val="008D27C5"/>
    <w:rsid w:val="008D31F9"/>
    <w:rsid w:val="008D3AC4"/>
    <w:rsid w:val="008D41C2"/>
    <w:rsid w:val="008D4BD5"/>
    <w:rsid w:val="008D4D9C"/>
    <w:rsid w:val="008D5300"/>
    <w:rsid w:val="008D5C69"/>
    <w:rsid w:val="008D6207"/>
    <w:rsid w:val="008D6E9A"/>
    <w:rsid w:val="008D6EA0"/>
    <w:rsid w:val="008D7B7E"/>
    <w:rsid w:val="008D7E47"/>
    <w:rsid w:val="008E0695"/>
    <w:rsid w:val="008E16F0"/>
    <w:rsid w:val="008E1BC1"/>
    <w:rsid w:val="008E20B3"/>
    <w:rsid w:val="008E2B4E"/>
    <w:rsid w:val="008E3312"/>
    <w:rsid w:val="008E339A"/>
    <w:rsid w:val="008E3955"/>
    <w:rsid w:val="008E3A3C"/>
    <w:rsid w:val="008E4936"/>
    <w:rsid w:val="008E755B"/>
    <w:rsid w:val="008E7988"/>
    <w:rsid w:val="008E7A9C"/>
    <w:rsid w:val="008F00C4"/>
    <w:rsid w:val="008F2054"/>
    <w:rsid w:val="008F2223"/>
    <w:rsid w:val="008F2C79"/>
    <w:rsid w:val="008F312A"/>
    <w:rsid w:val="008F40C0"/>
    <w:rsid w:val="008F4B92"/>
    <w:rsid w:val="008F537A"/>
    <w:rsid w:val="008F54EC"/>
    <w:rsid w:val="008F62E4"/>
    <w:rsid w:val="008F6B90"/>
    <w:rsid w:val="008F741B"/>
    <w:rsid w:val="008F7674"/>
    <w:rsid w:val="009000C8"/>
    <w:rsid w:val="0090135E"/>
    <w:rsid w:val="00904951"/>
    <w:rsid w:val="00906039"/>
    <w:rsid w:val="00906652"/>
    <w:rsid w:val="00907438"/>
    <w:rsid w:val="0091087E"/>
    <w:rsid w:val="009108A4"/>
    <w:rsid w:val="0091231D"/>
    <w:rsid w:val="009125BD"/>
    <w:rsid w:val="00912955"/>
    <w:rsid w:val="00912ABC"/>
    <w:rsid w:val="0091422A"/>
    <w:rsid w:val="00914965"/>
    <w:rsid w:val="009149B9"/>
    <w:rsid w:val="00914C3A"/>
    <w:rsid w:val="0091555A"/>
    <w:rsid w:val="00915E17"/>
    <w:rsid w:val="009160DE"/>
    <w:rsid w:val="00916CD1"/>
    <w:rsid w:val="0091715E"/>
    <w:rsid w:val="00917BEE"/>
    <w:rsid w:val="009206C2"/>
    <w:rsid w:val="009208AB"/>
    <w:rsid w:val="00920BD6"/>
    <w:rsid w:val="009215CE"/>
    <w:rsid w:val="00922494"/>
    <w:rsid w:val="00923DFF"/>
    <w:rsid w:val="009245CE"/>
    <w:rsid w:val="0092474B"/>
    <w:rsid w:val="00924D54"/>
    <w:rsid w:val="00924F10"/>
    <w:rsid w:val="009265EB"/>
    <w:rsid w:val="00926E89"/>
    <w:rsid w:val="009302C0"/>
    <w:rsid w:val="00931087"/>
    <w:rsid w:val="0093176C"/>
    <w:rsid w:val="00931FC0"/>
    <w:rsid w:val="00932398"/>
    <w:rsid w:val="0093322D"/>
    <w:rsid w:val="00933EA0"/>
    <w:rsid w:val="0093471E"/>
    <w:rsid w:val="00937744"/>
    <w:rsid w:val="00940092"/>
    <w:rsid w:val="00941C5E"/>
    <w:rsid w:val="00942AC2"/>
    <w:rsid w:val="00942B47"/>
    <w:rsid w:val="009434D7"/>
    <w:rsid w:val="00944E76"/>
    <w:rsid w:val="009452D7"/>
    <w:rsid w:val="0094633A"/>
    <w:rsid w:val="00946CE9"/>
    <w:rsid w:val="00946D0B"/>
    <w:rsid w:val="00946D94"/>
    <w:rsid w:val="00947128"/>
    <w:rsid w:val="00947513"/>
    <w:rsid w:val="009476FE"/>
    <w:rsid w:val="00950496"/>
    <w:rsid w:val="00950734"/>
    <w:rsid w:val="00950E48"/>
    <w:rsid w:val="0095194B"/>
    <w:rsid w:val="00951C1E"/>
    <w:rsid w:val="00951E8A"/>
    <w:rsid w:val="00951F6E"/>
    <w:rsid w:val="009521A7"/>
    <w:rsid w:val="009521D0"/>
    <w:rsid w:val="00953CC5"/>
    <w:rsid w:val="00953F30"/>
    <w:rsid w:val="00954C43"/>
    <w:rsid w:val="00956BD1"/>
    <w:rsid w:val="00957215"/>
    <w:rsid w:val="009577EF"/>
    <w:rsid w:val="00957DA6"/>
    <w:rsid w:val="00960DEF"/>
    <w:rsid w:val="0096118D"/>
    <w:rsid w:val="0096164C"/>
    <w:rsid w:val="00961EBE"/>
    <w:rsid w:val="00962BA0"/>
    <w:rsid w:val="00963F20"/>
    <w:rsid w:val="009659A2"/>
    <w:rsid w:val="00965EA3"/>
    <w:rsid w:val="00966D85"/>
    <w:rsid w:val="00966E8D"/>
    <w:rsid w:val="009711E3"/>
    <w:rsid w:val="00971AA5"/>
    <w:rsid w:val="00972392"/>
    <w:rsid w:val="00972880"/>
    <w:rsid w:val="009731B4"/>
    <w:rsid w:val="0097435D"/>
    <w:rsid w:val="00975B8D"/>
    <w:rsid w:val="00976485"/>
    <w:rsid w:val="009765FD"/>
    <w:rsid w:val="00976632"/>
    <w:rsid w:val="009808FF"/>
    <w:rsid w:val="0098150E"/>
    <w:rsid w:val="00981F08"/>
    <w:rsid w:val="00982B8B"/>
    <w:rsid w:val="00983EA6"/>
    <w:rsid w:val="00983F9E"/>
    <w:rsid w:val="009841BD"/>
    <w:rsid w:val="009843DE"/>
    <w:rsid w:val="009857F6"/>
    <w:rsid w:val="00985B28"/>
    <w:rsid w:val="00986BA8"/>
    <w:rsid w:val="0098703C"/>
    <w:rsid w:val="00987C81"/>
    <w:rsid w:val="00990713"/>
    <w:rsid w:val="009916D7"/>
    <w:rsid w:val="00991AC4"/>
    <w:rsid w:val="00993229"/>
    <w:rsid w:val="00994231"/>
    <w:rsid w:val="00994D2D"/>
    <w:rsid w:val="009952A5"/>
    <w:rsid w:val="00995B70"/>
    <w:rsid w:val="00996029"/>
    <w:rsid w:val="00997272"/>
    <w:rsid w:val="009973FB"/>
    <w:rsid w:val="009A0480"/>
    <w:rsid w:val="009A105D"/>
    <w:rsid w:val="009A2A1A"/>
    <w:rsid w:val="009A3476"/>
    <w:rsid w:val="009A36DC"/>
    <w:rsid w:val="009A4747"/>
    <w:rsid w:val="009A47DC"/>
    <w:rsid w:val="009A616B"/>
    <w:rsid w:val="009A6586"/>
    <w:rsid w:val="009A6854"/>
    <w:rsid w:val="009A6F93"/>
    <w:rsid w:val="009A74A7"/>
    <w:rsid w:val="009A75C7"/>
    <w:rsid w:val="009B0268"/>
    <w:rsid w:val="009B0DBC"/>
    <w:rsid w:val="009B0DFB"/>
    <w:rsid w:val="009B1960"/>
    <w:rsid w:val="009B26B5"/>
    <w:rsid w:val="009B27F0"/>
    <w:rsid w:val="009B2EBB"/>
    <w:rsid w:val="009B3DBB"/>
    <w:rsid w:val="009B3F45"/>
    <w:rsid w:val="009B45D5"/>
    <w:rsid w:val="009B5995"/>
    <w:rsid w:val="009B5E30"/>
    <w:rsid w:val="009B6BE3"/>
    <w:rsid w:val="009B74EF"/>
    <w:rsid w:val="009B7FAA"/>
    <w:rsid w:val="009C0961"/>
    <w:rsid w:val="009C13CF"/>
    <w:rsid w:val="009C2165"/>
    <w:rsid w:val="009C2491"/>
    <w:rsid w:val="009C3014"/>
    <w:rsid w:val="009C378D"/>
    <w:rsid w:val="009C48A6"/>
    <w:rsid w:val="009C502E"/>
    <w:rsid w:val="009C592A"/>
    <w:rsid w:val="009C6E2A"/>
    <w:rsid w:val="009C731C"/>
    <w:rsid w:val="009D08DD"/>
    <w:rsid w:val="009D1079"/>
    <w:rsid w:val="009D1ADA"/>
    <w:rsid w:val="009D1F4A"/>
    <w:rsid w:val="009D2053"/>
    <w:rsid w:val="009D2AB3"/>
    <w:rsid w:val="009D3763"/>
    <w:rsid w:val="009D4B56"/>
    <w:rsid w:val="009D4C48"/>
    <w:rsid w:val="009D4DE7"/>
    <w:rsid w:val="009D62EB"/>
    <w:rsid w:val="009D6FD9"/>
    <w:rsid w:val="009D7075"/>
    <w:rsid w:val="009D74A6"/>
    <w:rsid w:val="009E079C"/>
    <w:rsid w:val="009E1359"/>
    <w:rsid w:val="009E17F0"/>
    <w:rsid w:val="009E1CD6"/>
    <w:rsid w:val="009E2392"/>
    <w:rsid w:val="009E2653"/>
    <w:rsid w:val="009E36A4"/>
    <w:rsid w:val="009E3F3C"/>
    <w:rsid w:val="009E3F3D"/>
    <w:rsid w:val="009E5796"/>
    <w:rsid w:val="009E5B76"/>
    <w:rsid w:val="009E5E04"/>
    <w:rsid w:val="009E6850"/>
    <w:rsid w:val="009E7340"/>
    <w:rsid w:val="009E74CD"/>
    <w:rsid w:val="009E751E"/>
    <w:rsid w:val="009F0122"/>
    <w:rsid w:val="009F058F"/>
    <w:rsid w:val="009F0957"/>
    <w:rsid w:val="009F20FD"/>
    <w:rsid w:val="009F28C3"/>
    <w:rsid w:val="009F2B99"/>
    <w:rsid w:val="009F2FCA"/>
    <w:rsid w:val="009F535D"/>
    <w:rsid w:val="009F5513"/>
    <w:rsid w:val="009F5EB9"/>
    <w:rsid w:val="009F64D1"/>
    <w:rsid w:val="009F7F15"/>
    <w:rsid w:val="00A00F62"/>
    <w:rsid w:val="00A018CA"/>
    <w:rsid w:val="00A02344"/>
    <w:rsid w:val="00A0317B"/>
    <w:rsid w:val="00A0421B"/>
    <w:rsid w:val="00A0514A"/>
    <w:rsid w:val="00A052A6"/>
    <w:rsid w:val="00A05F48"/>
    <w:rsid w:val="00A0669E"/>
    <w:rsid w:val="00A0791F"/>
    <w:rsid w:val="00A10158"/>
    <w:rsid w:val="00A10DAF"/>
    <w:rsid w:val="00A114CB"/>
    <w:rsid w:val="00A11610"/>
    <w:rsid w:val="00A11A53"/>
    <w:rsid w:val="00A12F15"/>
    <w:rsid w:val="00A12FF9"/>
    <w:rsid w:val="00A13910"/>
    <w:rsid w:val="00A13C2F"/>
    <w:rsid w:val="00A143B0"/>
    <w:rsid w:val="00A15086"/>
    <w:rsid w:val="00A1541F"/>
    <w:rsid w:val="00A1783A"/>
    <w:rsid w:val="00A20212"/>
    <w:rsid w:val="00A208F8"/>
    <w:rsid w:val="00A22A06"/>
    <w:rsid w:val="00A23B27"/>
    <w:rsid w:val="00A23D4A"/>
    <w:rsid w:val="00A23DAA"/>
    <w:rsid w:val="00A240E2"/>
    <w:rsid w:val="00A241E6"/>
    <w:rsid w:val="00A2420F"/>
    <w:rsid w:val="00A2529E"/>
    <w:rsid w:val="00A269AA"/>
    <w:rsid w:val="00A272CB"/>
    <w:rsid w:val="00A27358"/>
    <w:rsid w:val="00A27E59"/>
    <w:rsid w:val="00A31264"/>
    <w:rsid w:val="00A3191B"/>
    <w:rsid w:val="00A323C4"/>
    <w:rsid w:val="00A32FD2"/>
    <w:rsid w:val="00A33042"/>
    <w:rsid w:val="00A3454F"/>
    <w:rsid w:val="00A34AF3"/>
    <w:rsid w:val="00A34E65"/>
    <w:rsid w:val="00A35160"/>
    <w:rsid w:val="00A35629"/>
    <w:rsid w:val="00A35C31"/>
    <w:rsid w:val="00A364CB"/>
    <w:rsid w:val="00A37735"/>
    <w:rsid w:val="00A37E2F"/>
    <w:rsid w:val="00A40170"/>
    <w:rsid w:val="00A40702"/>
    <w:rsid w:val="00A41A0C"/>
    <w:rsid w:val="00A41C49"/>
    <w:rsid w:val="00A43BB9"/>
    <w:rsid w:val="00A43D07"/>
    <w:rsid w:val="00A45D34"/>
    <w:rsid w:val="00A469F3"/>
    <w:rsid w:val="00A500A5"/>
    <w:rsid w:val="00A51145"/>
    <w:rsid w:val="00A5162F"/>
    <w:rsid w:val="00A5192A"/>
    <w:rsid w:val="00A520B8"/>
    <w:rsid w:val="00A533D6"/>
    <w:rsid w:val="00A53B1A"/>
    <w:rsid w:val="00A5441F"/>
    <w:rsid w:val="00A54934"/>
    <w:rsid w:val="00A54AB4"/>
    <w:rsid w:val="00A55E78"/>
    <w:rsid w:val="00A56DC7"/>
    <w:rsid w:val="00A6127D"/>
    <w:rsid w:val="00A61C49"/>
    <w:rsid w:val="00A61DFD"/>
    <w:rsid w:val="00A6267B"/>
    <w:rsid w:val="00A6343D"/>
    <w:rsid w:val="00A63754"/>
    <w:rsid w:val="00A63AF9"/>
    <w:rsid w:val="00A63D7B"/>
    <w:rsid w:val="00A64D9B"/>
    <w:rsid w:val="00A651A7"/>
    <w:rsid w:val="00A6628D"/>
    <w:rsid w:val="00A6734D"/>
    <w:rsid w:val="00A7052F"/>
    <w:rsid w:val="00A706A5"/>
    <w:rsid w:val="00A71154"/>
    <w:rsid w:val="00A72258"/>
    <w:rsid w:val="00A724E7"/>
    <w:rsid w:val="00A73D32"/>
    <w:rsid w:val="00A7406A"/>
    <w:rsid w:val="00A74CD2"/>
    <w:rsid w:val="00A77A70"/>
    <w:rsid w:val="00A80261"/>
    <w:rsid w:val="00A82900"/>
    <w:rsid w:val="00A82ABB"/>
    <w:rsid w:val="00A83929"/>
    <w:rsid w:val="00A8394E"/>
    <w:rsid w:val="00A83EAA"/>
    <w:rsid w:val="00A83EDC"/>
    <w:rsid w:val="00A84635"/>
    <w:rsid w:val="00A84A58"/>
    <w:rsid w:val="00A851F5"/>
    <w:rsid w:val="00A860D1"/>
    <w:rsid w:val="00A86947"/>
    <w:rsid w:val="00A871E2"/>
    <w:rsid w:val="00A87F32"/>
    <w:rsid w:val="00A910D0"/>
    <w:rsid w:val="00A916F6"/>
    <w:rsid w:val="00A9174B"/>
    <w:rsid w:val="00A92705"/>
    <w:rsid w:val="00A92952"/>
    <w:rsid w:val="00A92ED4"/>
    <w:rsid w:val="00A92F9D"/>
    <w:rsid w:val="00A94B8E"/>
    <w:rsid w:val="00A94BB4"/>
    <w:rsid w:val="00A94CC7"/>
    <w:rsid w:val="00A955C3"/>
    <w:rsid w:val="00A96FFC"/>
    <w:rsid w:val="00A971D5"/>
    <w:rsid w:val="00A974F2"/>
    <w:rsid w:val="00A976FA"/>
    <w:rsid w:val="00A97D82"/>
    <w:rsid w:val="00A97FD3"/>
    <w:rsid w:val="00AA02E4"/>
    <w:rsid w:val="00AA20DC"/>
    <w:rsid w:val="00AA34B5"/>
    <w:rsid w:val="00AA4912"/>
    <w:rsid w:val="00AA4B49"/>
    <w:rsid w:val="00AA4ED3"/>
    <w:rsid w:val="00AA54D8"/>
    <w:rsid w:val="00AA5696"/>
    <w:rsid w:val="00AB0992"/>
    <w:rsid w:val="00AB0E8B"/>
    <w:rsid w:val="00AB1968"/>
    <w:rsid w:val="00AB1A6D"/>
    <w:rsid w:val="00AB1AAD"/>
    <w:rsid w:val="00AB1B04"/>
    <w:rsid w:val="00AB2494"/>
    <w:rsid w:val="00AB258B"/>
    <w:rsid w:val="00AB3910"/>
    <w:rsid w:val="00AB48E5"/>
    <w:rsid w:val="00AB4E9B"/>
    <w:rsid w:val="00AB51A1"/>
    <w:rsid w:val="00AB719D"/>
    <w:rsid w:val="00AC0AE2"/>
    <w:rsid w:val="00AC12DF"/>
    <w:rsid w:val="00AC15E3"/>
    <w:rsid w:val="00AC1650"/>
    <w:rsid w:val="00AC26E2"/>
    <w:rsid w:val="00AC278A"/>
    <w:rsid w:val="00AC37C5"/>
    <w:rsid w:val="00AC39C9"/>
    <w:rsid w:val="00AC448D"/>
    <w:rsid w:val="00AC44C2"/>
    <w:rsid w:val="00AC48E2"/>
    <w:rsid w:val="00AC5DAE"/>
    <w:rsid w:val="00AC5EB5"/>
    <w:rsid w:val="00AC7013"/>
    <w:rsid w:val="00AD12E9"/>
    <w:rsid w:val="00AD13D1"/>
    <w:rsid w:val="00AD1941"/>
    <w:rsid w:val="00AD1A67"/>
    <w:rsid w:val="00AD1BF5"/>
    <w:rsid w:val="00AD2873"/>
    <w:rsid w:val="00AD2C71"/>
    <w:rsid w:val="00AD3F06"/>
    <w:rsid w:val="00AD430F"/>
    <w:rsid w:val="00AD456D"/>
    <w:rsid w:val="00AD4E48"/>
    <w:rsid w:val="00AD56EC"/>
    <w:rsid w:val="00AD64C5"/>
    <w:rsid w:val="00AD684E"/>
    <w:rsid w:val="00AD6D36"/>
    <w:rsid w:val="00AD7530"/>
    <w:rsid w:val="00AD7579"/>
    <w:rsid w:val="00AE1076"/>
    <w:rsid w:val="00AE16E8"/>
    <w:rsid w:val="00AE19D4"/>
    <w:rsid w:val="00AE34BB"/>
    <w:rsid w:val="00AE3EBA"/>
    <w:rsid w:val="00AE5E53"/>
    <w:rsid w:val="00AE678C"/>
    <w:rsid w:val="00AE68BF"/>
    <w:rsid w:val="00AE6B6C"/>
    <w:rsid w:val="00AE724B"/>
    <w:rsid w:val="00AE766D"/>
    <w:rsid w:val="00AF14D2"/>
    <w:rsid w:val="00AF16FD"/>
    <w:rsid w:val="00AF188E"/>
    <w:rsid w:val="00AF3349"/>
    <w:rsid w:val="00AF3378"/>
    <w:rsid w:val="00AF4D64"/>
    <w:rsid w:val="00AF4D6F"/>
    <w:rsid w:val="00AF4FE6"/>
    <w:rsid w:val="00AF535E"/>
    <w:rsid w:val="00AF538D"/>
    <w:rsid w:val="00AF53C1"/>
    <w:rsid w:val="00AF578D"/>
    <w:rsid w:val="00AF6593"/>
    <w:rsid w:val="00AF659F"/>
    <w:rsid w:val="00AF7D21"/>
    <w:rsid w:val="00AF7D91"/>
    <w:rsid w:val="00B00E8E"/>
    <w:rsid w:val="00B03E6C"/>
    <w:rsid w:val="00B070A3"/>
    <w:rsid w:val="00B105FA"/>
    <w:rsid w:val="00B110B2"/>
    <w:rsid w:val="00B1177C"/>
    <w:rsid w:val="00B117DF"/>
    <w:rsid w:val="00B1329D"/>
    <w:rsid w:val="00B13421"/>
    <w:rsid w:val="00B13A6D"/>
    <w:rsid w:val="00B15FD7"/>
    <w:rsid w:val="00B170CA"/>
    <w:rsid w:val="00B17211"/>
    <w:rsid w:val="00B179EA"/>
    <w:rsid w:val="00B208DF"/>
    <w:rsid w:val="00B20CEE"/>
    <w:rsid w:val="00B213CA"/>
    <w:rsid w:val="00B214EC"/>
    <w:rsid w:val="00B21775"/>
    <w:rsid w:val="00B217C9"/>
    <w:rsid w:val="00B22EA5"/>
    <w:rsid w:val="00B230C9"/>
    <w:rsid w:val="00B23367"/>
    <w:rsid w:val="00B23EAF"/>
    <w:rsid w:val="00B24A77"/>
    <w:rsid w:val="00B24BE7"/>
    <w:rsid w:val="00B25B6B"/>
    <w:rsid w:val="00B262C9"/>
    <w:rsid w:val="00B26BF2"/>
    <w:rsid w:val="00B3107B"/>
    <w:rsid w:val="00B3164D"/>
    <w:rsid w:val="00B335F9"/>
    <w:rsid w:val="00B33874"/>
    <w:rsid w:val="00B33AF9"/>
    <w:rsid w:val="00B346F7"/>
    <w:rsid w:val="00B355B5"/>
    <w:rsid w:val="00B36899"/>
    <w:rsid w:val="00B40BB8"/>
    <w:rsid w:val="00B41D0C"/>
    <w:rsid w:val="00B42623"/>
    <w:rsid w:val="00B44BE2"/>
    <w:rsid w:val="00B44D6E"/>
    <w:rsid w:val="00B44FF0"/>
    <w:rsid w:val="00B45667"/>
    <w:rsid w:val="00B47369"/>
    <w:rsid w:val="00B477CA"/>
    <w:rsid w:val="00B50729"/>
    <w:rsid w:val="00B52C2F"/>
    <w:rsid w:val="00B52F45"/>
    <w:rsid w:val="00B54D6B"/>
    <w:rsid w:val="00B55D37"/>
    <w:rsid w:val="00B55D69"/>
    <w:rsid w:val="00B56783"/>
    <w:rsid w:val="00B574F5"/>
    <w:rsid w:val="00B60ADF"/>
    <w:rsid w:val="00B6136C"/>
    <w:rsid w:val="00B618FD"/>
    <w:rsid w:val="00B61E2D"/>
    <w:rsid w:val="00B626E0"/>
    <w:rsid w:val="00B62EFD"/>
    <w:rsid w:val="00B6416B"/>
    <w:rsid w:val="00B64985"/>
    <w:rsid w:val="00B64BCB"/>
    <w:rsid w:val="00B66A5D"/>
    <w:rsid w:val="00B66AF8"/>
    <w:rsid w:val="00B66C6D"/>
    <w:rsid w:val="00B7038A"/>
    <w:rsid w:val="00B722E1"/>
    <w:rsid w:val="00B724BF"/>
    <w:rsid w:val="00B72874"/>
    <w:rsid w:val="00B72DBC"/>
    <w:rsid w:val="00B746ED"/>
    <w:rsid w:val="00B74B42"/>
    <w:rsid w:val="00B75E93"/>
    <w:rsid w:val="00B76E35"/>
    <w:rsid w:val="00B76E41"/>
    <w:rsid w:val="00B77672"/>
    <w:rsid w:val="00B8099D"/>
    <w:rsid w:val="00B81115"/>
    <w:rsid w:val="00B81814"/>
    <w:rsid w:val="00B82367"/>
    <w:rsid w:val="00B8257E"/>
    <w:rsid w:val="00B82917"/>
    <w:rsid w:val="00B839A8"/>
    <w:rsid w:val="00B84204"/>
    <w:rsid w:val="00B84850"/>
    <w:rsid w:val="00B84A26"/>
    <w:rsid w:val="00B86A78"/>
    <w:rsid w:val="00B87369"/>
    <w:rsid w:val="00B873E5"/>
    <w:rsid w:val="00B904A8"/>
    <w:rsid w:val="00B90835"/>
    <w:rsid w:val="00B91755"/>
    <w:rsid w:val="00B9282F"/>
    <w:rsid w:val="00B928D8"/>
    <w:rsid w:val="00B93757"/>
    <w:rsid w:val="00B940CD"/>
    <w:rsid w:val="00B941D4"/>
    <w:rsid w:val="00B9496B"/>
    <w:rsid w:val="00B9521A"/>
    <w:rsid w:val="00B958FC"/>
    <w:rsid w:val="00B97066"/>
    <w:rsid w:val="00B97AB0"/>
    <w:rsid w:val="00B97E18"/>
    <w:rsid w:val="00BA0309"/>
    <w:rsid w:val="00BA06D8"/>
    <w:rsid w:val="00BA1C6B"/>
    <w:rsid w:val="00BA1F23"/>
    <w:rsid w:val="00BA24F1"/>
    <w:rsid w:val="00BA28D0"/>
    <w:rsid w:val="00BA2B57"/>
    <w:rsid w:val="00BA2C07"/>
    <w:rsid w:val="00BA33A4"/>
    <w:rsid w:val="00BA3413"/>
    <w:rsid w:val="00BA492A"/>
    <w:rsid w:val="00BA4B11"/>
    <w:rsid w:val="00BA51FD"/>
    <w:rsid w:val="00BA5DFC"/>
    <w:rsid w:val="00BA6443"/>
    <w:rsid w:val="00BA67BF"/>
    <w:rsid w:val="00BA6D81"/>
    <w:rsid w:val="00BA773F"/>
    <w:rsid w:val="00BA7AC1"/>
    <w:rsid w:val="00BB1B33"/>
    <w:rsid w:val="00BB1D30"/>
    <w:rsid w:val="00BB2F33"/>
    <w:rsid w:val="00BB4BF4"/>
    <w:rsid w:val="00BB6EA2"/>
    <w:rsid w:val="00BB73EA"/>
    <w:rsid w:val="00BB7B9E"/>
    <w:rsid w:val="00BB7FF4"/>
    <w:rsid w:val="00BC0047"/>
    <w:rsid w:val="00BC0101"/>
    <w:rsid w:val="00BC1095"/>
    <w:rsid w:val="00BC2A77"/>
    <w:rsid w:val="00BC3A86"/>
    <w:rsid w:val="00BC3DD8"/>
    <w:rsid w:val="00BC3FDD"/>
    <w:rsid w:val="00BC452D"/>
    <w:rsid w:val="00BC5E6A"/>
    <w:rsid w:val="00BC5ED5"/>
    <w:rsid w:val="00BC5F7F"/>
    <w:rsid w:val="00BC6005"/>
    <w:rsid w:val="00BC7A05"/>
    <w:rsid w:val="00BD11C0"/>
    <w:rsid w:val="00BD125C"/>
    <w:rsid w:val="00BD182F"/>
    <w:rsid w:val="00BD3B75"/>
    <w:rsid w:val="00BD4BD6"/>
    <w:rsid w:val="00BD521D"/>
    <w:rsid w:val="00BD5395"/>
    <w:rsid w:val="00BD591A"/>
    <w:rsid w:val="00BD5D3D"/>
    <w:rsid w:val="00BD609B"/>
    <w:rsid w:val="00BD72C4"/>
    <w:rsid w:val="00BD7340"/>
    <w:rsid w:val="00BD7488"/>
    <w:rsid w:val="00BD78F8"/>
    <w:rsid w:val="00BD799F"/>
    <w:rsid w:val="00BE0503"/>
    <w:rsid w:val="00BE0647"/>
    <w:rsid w:val="00BE0C82"/>
    <w:rsid w:val="00BE121E"/>
    <w:rsid w:val="00BE1FB8"/>
    <w:rsid w:val="00BE22AB"/>
    <w:rsid w:val="00BE3F59"/>
    <w:rsid w:val="00BE445F"/>
    <w:rsid w:val="00BE5467"/>
    <w:rsid w:val="00BE54E9"/>
    <w:rsid w:val="00BF02FB"/>
    <w:rsid w:val="00BF14D1"/>
    <w:rsid w:val="00BF1812"/>
    <w:rsid w:val="00BF305C"/>
    <w:rsid w:val="00BF40E3"/>
    <w:rsid w:val="00BF55DD"/>
    <w:rsid w:val="00BF5969"/>
    <w:rsid w:val="00BF5C63"/>
    <w:rsid w:val="00BF6650"/>
    <w:rsid w:val="00BF708C"/>
    <w:rsid w:val="00BF768D"/>
    <w:rsid w:val="00BF7B7D"/>
    <w:rsid w:val="00C00C72"/>
    <w:rsid w:val="00C0228E"/>
    <w:rsid w:val="00C02905"/>
    <w:rsid w:val="00C02B8A"/>
    <w:rsid w:val="00C041C7"/>
    <w:rsid w:val="00C04976"/>
    <w:rsid w:val="00C056BA"/>
    <w:rsid w:val="00C05996"/>
    <w:rsid w:val="00C05C36"/>
    <w:rsid w:val="00C05DEF"/>
    <w:rsid w:val="00C060D1"/>
    <w:rsid w:val="00C07044"/>
    <w:rsid w:val="00C105A3"/>
    <w:rsid w:val="00C105F5"/>
    <w:rsid w:val="00C10BC0"/>
    <w:rsid w:val="00C116E4"/>
    <w:rsid w:val="00C12C0A"/>
    <w:rsid w:val="00C13C8E"/>
    <w:rsid w:val="00C13F97"/>
    <w:rsid w:val="00C14467"/>
    <w:rsid w:val="00C14EAA"/>
    <w:rsid w:val="00C15188"/>
    <w:rsid w:val="00C15A30"/>
    <w:rsid w:val="00C15D1D"/>
    <w:rsid w:val="00C164BA"/>
    <w:rsid w:val="00C16545"/>
    <w:rsid w:val="00C17C22"/>
    <w:rsid w:val="00C17F69"/>
    <w:rsid w:val="00C228DC"/>
    <w:rsid w:val="00C22D46"/>
    <w:rsid w:val="00C23BCB"/>
    <w:rsid w:val="00C23E3E"/>
    <w:rsid w:val="00C251AA"/>
    <w:rsid w:val="00C25A29"/>
    <w:rsid w:val="00C26DD3"/>
    <w:rsid w:val="00C27774"/>
    <w:rsid w:val="00C30027"/>
    <w:rsid w:val="00C302B2"/>
    <w:rsid w:val="00C306AA"/>
    <w:rsid w:val="00C31726"/>
    <w:rsid w:val="00C31784"/>
    <w:rsid w:val="00C33243"/>
    <w:rsid w:val="00C339C9"/>
    <w:rsid w:val="00C3435E"/>
    <w:rsid w:val="00C34588"/>
    <w:rsid w:val="00C348AF"/>
    <w:rsid w:val="00C34C41"/>
    <w:rsid w:val="00C36C06"/>
    <w:rsid w:val="00C373EA"/>
    <w:rsid w:val="00C37CEB"/>
    <w:rsid w:val="00C37E7F"/>
    <w:rsid w:val="00C4118B"/>
    <w:rsid w:val="00C41A65"/>
    <w:rsid w:val="00C42A54"/>
    <w:rsid w:val="00C442EC"/>
    <w:rsid w:val="00C45EBF"/>
    <w:rsid w:val="00C47A75"/>
    <w:rsid w:val="00C50016"/>
    <w:rsid w:val="00C50F63"/>
    <w:rsid w:val="00C51896"/>
    <w:rsid w:val="00C51D6C"/>
    <w:rsid w:val="00C51E1B"/>
    <w:rsid w:val="00C5211F"/>
    <w:rsid w:val="00C523D9"/>
    <w:rsid w:val="00C5241E"/>
    <w:rsid w:val="00C53466"/>
    <w:rsid w:val="00C55034"/>
    <w:rsid w:val="00C55408"/>
    <w:rsid w:val="00C557FB"/>
    <w:rsid w:val="00C55B18"/>
    <w:rsid w:val="00C55CC4"/>
    <w:rsid w:val="00C55E30"/>
    <w:rsid w:val="00C5627C"/>
    <w:rsid w:val="00C56303"/>
    <w:rsid w:val="00C57499"/>
    <w:rsid w:val="00C57A26"/>
    <w:rsid w:val="00C57B57"/>
    <w:rsid w:val="00C57D85"/>
    <w:rsid w:val="00C60746"/>
    <w:rsid w:val="00C62083"/>
    <w:rsid w:val="00C6387E"/>
    <w:rsid w:val="00C63A01"/>
    <w:rsid w:val="00C63ADA"/>
    <w:rsid w:val="00C64C89"/>
    <w:rsid w:val="00C64DF1"/>
    <w:rsid w:val="00C656D0"/>
    <w:rsid w:val="00C666C8"/>
    <w:rsid w:val="00C66A8B"/>
    <w:rsid w:val="00C66DA8"/>
    <w:rsid w:val="00C67852"/>
    <w:rsid w:val="00C679B8"/>
    <w:rsid w:val="00C67B5A"/>
    <w:rsid w:val="00C7081A"/>
    <w:rsid w:val="00C70982"/>
    <w:rsid w:val="00C70E3F"/>
    <w:rsid w:val="00C71184"/>
    <w:rsid w:val="00C7326B"/>
    <w:rsid w:val="00C74170"/>
    <w:rsid w:val="00C741FF"/>
    <w:rsid w:val="00C746E0"/>
    <w:rsid w:val="00C755C2"/>
    <w:rsid w:val="00C75FE0"/>
    <w:rsid w:val="00C76024"/>
    <w:rsid w:val="00C76660"/>
    <w:rsid w:val="00C76EB5"/>
    <w:rsid w:val="00C775CA"/>
    <w:rsid w:val="00C77F99"/>
    <w:rsid w:val="00C81B88"/>
    <w:rsid w:val="00C826EB"/>
    <w:rsid w:val="00C82F72"/>
    <w:rsid w:val="00C837C7"/>
    <w:rsid w:val="00C84799"/>
    <w:rsid w:val="00C84D76"/>
    <w:rsid w:val="00C8596D"/>
    <w:rsid w:val="00C85AAC"/>
    <w:rsid w:val="00C86985"/>
    <w:rsid w:val="00C86A7F"/>
    <w:rsid w:val="00C87305"/>
    <w:rsid w:val="00C875B4"/>
    <w:rsid w:val="00C87645"/>
    <w:rsid w:val="00C9007C"/>
    <w:rsid w:val="00C90DC2"/>
    <w:rsid w:val="00C916F1"/>
    <w:rsid w:val="00C91F6C"/>
    <w:rsid w:val="00C920EA"/>
    <w:rsid w:val="00C92508"/>
    <w:rsid w:val="00C92787"/>
    <w:rsid w:val="00C92BC6"/>
    <w:rsid w:val="00C92C28"/>
    <w:rsid w:val="00C9377D"/>
    <w:rsid w:val="00C94030"/>
    <w:rsid w:val="00C949E5"/>
    <w:rsid w:val="00C94B3A"/>
    <w:rsid w:val="00C954B9"/>
    <w:rsid w:val="00C95ABF"/>
    <w:rsid w:val="00C95D56"/>
    <w:rsid w:val="00C96555"/>
    <w:rsid w:val="00C967A4"/>
    <w:rsid w:val="00CA00E0"/>
    <w:rsid w:val="00CA209E"/>
    <w:rsid w:val="00CA2430"/>
    <w:rsid w:val="00CA2D93"/>
    <w:rsid w:val="00CA3078"/>
    <w:rsid w:val="00CA4A41"/>
    <w:rsid w:val="00CA6BA8"/>
    <w:rsid w:val="00CA7291"/>
    <w:rsid w:val="00CB0D72"/>
    <w:rsid w:val="00CB10D9"/>
    <w:rsid w:val="00CB4825"/>
    <w:rsid w:val="00CB4960"/>
    <w:rsid w:val="00CB4BEA"/>
    <w:rsid w:val="00CB4EAA"/>
    <w:rsid w:val="00CB5120"/>
    <w:rsid w:val="00CB541D"/>
    <w:rsid w:val="00CB5BA1"/>
    <w:rsid w:val="00CB625C"/>
    <w:rsid w:val="00CB6806"/>
    <w:rsid w:val="00CB6C3E"/>
    <w:rsid w:val="00CB774B"/>
    <w:rsid w:val="00CB7C12"/>
    <w:rsid w:val="00CC0AB2"/>
    <w:rsid w:val="00CC0BD4"/>
    <w:rsid w:val="00CC0E92"/>
    <w:rsid w:val="00CC151D"/>
    <w:rsid w:val="00CC265C"/>
    <w:rsid w:val="00CC52E2"/>
    <w:rsid w:val="00CC6D4E"/>
    <w:rsid w:val="00CC760B"/>
    <w:rsid w:val="00CC7EB7"/>
    <w:rsid w:val="00CD0FA5"/>
    <w:rsid w:val="00CD1337"/>
    <w:rsid w:val="00CD1C3F"/>
    <w:rsid w:val="00CD1DFF"/>
    <w:rsid w:val="00CD25A7"/>
    <w:rsid w:val="00CD2650"/>
    <w:rsid w:val="00CD3317"/>
    <w:rsid w:val="00CD3605"/>
    <w:rsid w:val="00CD3F6F"/>
    <w:rsid w:val="00CD43E7"/>
    <w:rsid w:val="00CD45F8"/>
    <w:rsid w:val="00CD6940"/>
    <w:rsid w:val="00CD71EE"/>
    <w:rsid w:val="00CE166B"/>
    <w:rsid w:val="00CE2E31"/>
    <w:rsid w:val="00CE4462"/>
    <w:rsid w:val="00CE4544"/>
    <w:rsid w:val="00CE4F9C"/>
    <w:rsid w:val="00CE6A7F"/>
    <w:rsid w:val="00CE77F7"/>
    <w:rsid w:val="00CF035B"/>
    <w:rsid w:val="00CF1E5F"/>
    <w:rsid w:val="00CF2B82"/>
    <w:rsid w:val="00CF31B6"/>
    <w:rsid w:val="00CF3EC8"/>
    <w:rsid w:val="00CF4657"/>
    <w:rsid w:val="00CF4847"/>
    <w:rsid w:val="00CF4FA5"/>
    <w:rsid w:val="00CF5096"/>
    <w:rsid w:val="00CF50A8"/>
    <w:rsid w:val="00CF5392"/>
    <w:rsid w:val="00CF54AC"/>
    <w:rsid w:val="00CF641F"/>
    <w:rsid w:val="00CF660E"/>
    <w:rsid w:val="00D00044"/>
    <w:rsid w:val="00D005FB"/>
    <w:rsid w:val="00D01ADE"/>
    <w:rsid w:val="00D0208F"/>
    <w:rsid w:val="00D021C1"/>
    <w:rsid w:val="00D030DE"/>
    <w:rsid w:val="00D04432"/>
    <w:rsid w:val="00D0458E"/>
    <w:rsid w:val="00D04CDD"/>
    <w:rsid w:val="00D052D5"/>
    <w:rsid w:val="00D05C70"/>
    <w:rsid w:val="00D05F83"/>
    <w:rsid w:val="00D06759"/>
    <w:rsid w:val="00D078AB"/>
    <w:rsid w:val="00D07BFB"/>
    <w:rsid w:val="00D07E72"/>
    <w:rsid w:val="00D07EB0"/>
    <w:rsid w:val="00D11780"/>
    <w:rsid w:val="00D12E97"/>
    <w:rsid w:val="00D13282"/>
    <w:rsid w:val="00D13321"/>
    <w:rsid w:val="00D13767"/>
    <w:rsid w:val="00D146AE"/>
    <w:rsid w:val="00D154E8"/>
    <w:rsid w:val="00D17408"/>
    <w:rsid w:val="00D20E0B"/>
    <w:rsid w:val="00D21C5C"/>
    <w:rsid w:val="00D244E2"/>
    <w:rsid w:val="00D2472C"/>
    <w:rsid w:val="00D25D14"/>
    <w:rsid w:val="00D25DBB"/>
    <w:rsid w:val="00D263C1"/>
    <w:rsid w:val="00D266DE"/>
    <w:rsid w:val="00D301EC"/>
    <w:rsid w:val="00D30975"/>
    <w:rsid w:val="00D31F0D"/>
    <w:rsid w:val="00D32FB4"/>
    <w:rsid w:val="00D3459F"/>
    <w:rsid w:val="00D346A1"/>
    <w:rsid w:val="00D34881"/>
    <w:rsid w:val="00D352F3"/>
    <w:rsid w:val="00D353F0"/>
    <w:rsid w:val="00D361D1"/>
    <w:rsid w:val="00D36ABB"/>
    <w:rsid w:val="00D36B79"/>
    <w:rsid w:val="00D3724C"/>
    <w:rsid w:val="00D37A4B"/>
    <w:rsid w:val="00D37B28"/>
    <w:rsid w:val="00D37BD9"/>
    <w:rsid w:val="00D40567"/>
    <w:rsid w:val="00D41240"/>
    <w:rsid w:val="00D41879"/>
    <w:rsid w:val="00D41EBB"/>
    <w:rsid w:val="00D41ED7"/>
    <w:rsid w:val="00D427FA"/>
    <w:rsid w:val="00D431A0"/>
    <w:rsid w:val="00D4344D"/>
    <w:rsid w:val="00D437B4"/>
    <w:rsid w:val="00D4380E"/>
    <w:rsid w:val="00D44092"/>
    <w:rsid w:val="00D445D0"/>
    <w:rsid w:val="00D451F3"/>
    <w:rsid w:val="00D45DA1"/>
    <w:rsid w:val="00D467D0"/>
    <w:rsid w:val="00D470F7"/>
    <w:rsid w:val="00D50107"/>
    <w:rsid w:val="00D504EA"/>
    <w:rsid w:val="00D507F7"/>
    <w:rsid w:val="00D52654"/>
    <w:rsid w:val="00D5306B"/>
    <w:rsid w:val="00D5483E"/>
    <w:rsid w:val="00D5541F"/>
    <w:rsid w:val="00D55B86"/>
    <w:rsid w:val="00D56DDC"/>
    <w:rsid w:val="00D60739"/>
    <w:rsid w:val="00D60DCB"/>
    <w:rsid w:val="00D60F3C"/>
    <w:rsid w:val="00D61318"/>
    <w:rsid w:val="00D6150E"/>
    <w:rsid w:val="00D61F5E"/>
    <w:rsid w:val="00D62FC1"/>
    <w:rsid w:val="00D6310A"/>
    <w:rsid w:val="00D63FBB"/>
    <w:rsid w:val="00D65309"/>
    <w:rsid w:val="00D66B84"/>
    <w:rsid w:val="00D66D89"/>
    <w:rsid w:val="00D67176"/>
    <w:rsid w:val="00D676ED"/>
    <w:rsid w:val="00D678C6"/>
    <w:rsid w:val="00D70849"/>
    <w:rsid w:val="00D709D7"/>
    <w:rsid w:val="00D70A23"/>
    <w:rsid w:val="00D70D04"/>
    <w:rsid w:val="00D724D9"/>
    <w:rsid w:val="00D740C3"/>
    <w:rsid w:val="00D740F1"/>
    <w:rsid w:val="00D741E8"/>
    <w:rsid w:val="00D7531C"/>
    <w:rsid w:val="00D753B1"/>
    <w:rsid w:val="00D7785E"/>
    <w:rsid w:val="00D80477"/>
    <w:rsid w:val="00D80A24"/>
    <w:rsid w:val="00D812EF"/>
    <w:rsid w:val="00D81B90"/>
    <w:rsid w:val="00D8274F"/>
    <w:rsid w:val="00D82844"/>
    <w:rsid w:val="00D82B46"/>
    <w:rsid w:val="00D83EBF"/>
    <w:rsid w:val="00D84628"/>
    <w:rsid w:val="00D85E60"/>
    <w:rsid w:val="00D8650F"/>
    <w:rsid w:val="00D87231"/>
    <w:rsid w:val="00D8796F"/>
    <w:rsid w:val="00D90F03"/>
    <w:rsid w:val="00D927BB"/>
    <w:rsid w:val="00D92E72"/>
    <w:rsid w:val="00D9357F"/>
    <w:rsid w:val="00D93F0A"/>
    <w:rsid w:val="00D941F8"/>
    <w:rsid w:val="00D959D1"/>
    <w:rsid w:val="00D95EEE"/>
    <w:rsid w:val="00D9720A"/>
    <w:rsid w:val="00D9720E"/>
    <w:rsid w:val="00D974AA"/>
    <w:rsid w:val="00D979B9"/>
    <w:rsid w:val="00D97F3A"/>
    <w:rsid w:val="00DA02F8"/>
    <w:rsid w:val="00DA069E"/>
    <w:rsid w:val="00DA0EBC"/>
    <w:rsid w:val="00DA2099"/>
    <w:rsid w:val="00DA2656"/>
    <w:rsid w:val="00DA3B84"/>
    <w:rsid w:val="00DA406F"/>
    <w:rsid w:val="00DA4FBC"/>
    <w:rsid w:val="00DA5638"/>
    <w:rsid w:val="00DA5865"/>
    <w:rsid w:val="00DA65E4"/>
    <w:rsid w:val="00DA7F89"/>
    <w:rsid w:val="00DB0171"/>
    <w:rsid w:val="00DB167B"/>
    <w:rsid w:val="00DB1DCA"/>
    <w:rsid w:val="00DB2C2B"/>
    <w:rsid w:val="00DB352D"/>
    <w:rsid w:val="00DB6023"/>
    <w:rsid w:val="00DB69E4"/>
    <w:rsid w:val="00DB6C61"/>
    <w:rsid w:val="00DC0D56"/>
    <w:rsid w:val="00DC209D"/>
    <w:rsid w:val="00DC24D1"/>
    <w:rsid w:val="00DC2722"/>
    <w:rsid w:val="00DC32C1"/>
    <w:rsid w:val="00DC3C11"/>
    <w:rsid w:val="00DC3C2B"/>
    <w:rsid w:val="00DC3C98"/>
    <w:rsid w:val="00DC4B29"/>
    <w:rsid w:val="00DC5078"/>
    <w:rsid w:val="00DC5E8C"/>
    <w:rsid w:val="00DC738C"/>
    <w:rsid w:val="00DC7CE8"/>
    <w:rsid w:val="00DC7DFE"/>
    <w:rsid w:val="00DD0FAE"/>
    <w:rsid w:val="00DD16BA"/>
    <w:rsid w:val="00DD1786"/>
    <w:rsid w:val="00DD1B3D"/>
    <w:rsid w:val="00DD25D3"/>
    <w:rsid w:val="00DD2681"/>
    <w:rsid w:val="00DD3298"/>
    <w:rsid w:val="00DD4651"/>
    <w:rsid w:val="00DD61B8"/>
    <w:rsid w:val="00DD6CDF"/>
    <w:rsid w:val="00DD7D4B"/>
    <w:rsid w:val="00DE17BE"/>
    <w:rsid w:val="00DE187B"/>
    <w:rsid w:val="00DE1BBE"/>
    <w:rsid w:val="00DE1C76"/>
    <w:rsid w:val="00DE38AC"/>
    <w:rsid w:val="00DE4369"/>
    <w:rsid w:val="00DE4BFF"/>
    <w:rsid w:val="00DE6EC9"/>
    <w:rsid w:val="00DE6EE5"/>
    <w:rsid w:val="00DE78FA"/>
    <w:rsid w:val="00DF0DB9"/>
    <w:rsid w:val="00DF27F3"/>
    <w:rsid w:val="00DF3B88"/>
    <w:rsid w:val="00DF42E2"/>
    <w:rsid w:val="00DF4635"/>
    <w:rsid w:val="00DF47E7"/>
    <w:rsid w:val="00DF5396"/>
    <w:rsid w:val="00DF64E5"/>
    <w:rsid w:val="00DF6DD7"/>
    <w:rsid w:val="00DF7705"/>
    <w:rsid w:val="00DF7A8A"/>
    <w:rsid w:val="00E00635"/>
    <w:rsid w:val="00E017D3"/>
    <w:rsid w:val="00E01874"/>
    <w:rsid w:val="00E023AB"/>
    <w:rsid w:val="00E0365F"/>
    <w:rsid w:val="00E04187"/>
    <w:rsid w:val="00E04666"/>
    <w:rsid w:val="00E053B9"/>
    <w:rsid w:val="00E06859"/>
    <w:rsid w:val="00E06B76"/>
    <w:rsid w:val="00E074CF"/>
    <w:rsid w:val="00E077B5"/>
    <w:rsid w:val="00E078F5"/>
    <w:rsid w:val="00E07ECB"/>
    <w:rsid w:val="00E102BB"/>
    <w:rsid w:val="00E10C4D"/>
    <w:rsid w:val="00E1181E"/>
    <w:rsid w:val="00E1246E"/>
    <w:rsid w:val="00E12820"/>
    <w:rsid w:val="00E12971"/>
    <w:rsid w:val="00E13116"/>
    <w:rsid w:val="00E13513"/>
    <w:rsid w:val="00E143D6"/>
    <w:rsid w:val="00E15804"/>
    <w:rsid w:val="00E15D08"/>
    <w:rsid w:val="00E16862"/>
    <w:rsid w:val="00E17352"/>
    <w:rsid w:val="00E1774C"/>
    <w:rsid w:val="00E17FE4"/>
    <w:rsid w:val="00E20852"/>
    <w:rsid w:val="00E214C8"/>
    <w:rsid w:val="00E22065"/>
    <w:rsid w:val="00E22161"/>
    <w:rsid w:val="00E221D1"/>
    <w:rsid w:val="00E2269B"/>
    <w:rsid w:val="00E22EAD"/>
    <w:rsid w:val="00E2350C"/>
    <w:rsid w:val="00E23EE9"/>
    <w:rsid w:val="00E24630"/>
    <w:rsid w:val="00E24B69"/>
    <w:rsid w:val="00E24C77"/>
    <w:rsid w:val="00E24DF8"/>
    <w:rsid w:val="00E254B1"/>
    <w:rsid w:val="00E2643E"/>
    <w:rsid w:val="00E272E3"/>
    <w:rsid w:val="00E27900"/>
    <w:rsid w:val="00E27AA3"/>
    <w:rsid w:val="00E308DE"/>
    <w:rsid w:val="00E31AC1"/>
    <w:rsid w:val="00E3225E"/>
    <w:rsid w:val="00E326FE"/>
    <w:rsid w:val="00E32A1C"/>
    <w:rsid w:val="00E33147"/>
    <w:rsid w:val="00E3482D"/>
    <w:rsid w:val="00E35228"/>
    <w:rsid w:val="00E35BF6"/>
    <w:rsid w:val="00E365E2"/>
    <w:rsid w:val="00E36D3D"/>
    <w:rsid w:val="00E37BF7"/>
    <w:rsid w:val="00E37DB9"/>
    <w:rsid w:val="00E37F9A"/>
    <w:rsid w:val="00E40E60"/>
    <w:rsid w:val="00E4143E"/>
    <w:rsid w:val="00E4200D"/>
    <w:rsid w:val="00E44400"/>
    <w:rsid w:val="00E45C0A"/>
    <w:rsid w:val="00E46088"/>
    <w:rsid w:val="00E46CE7"/>
    <w:rsid w:val="00E47824"/>
    <w:rsid w:val="00E51413"/>
    <w:rsid w:val="00E51749"/>
    <w:rsid w:val="00E51AA0"/>
    <w:rsid w:val="00E51AC2"/>
    <w:rsid w:val="00E526D2"/>
    <w:rsid w:val="00E53564"/>
    <w:rsid w:val="00E5377A"/>
    <w:rsid w:val="00E54E5B"/>
    <w:rsid w:val="00E5550E"/>
    <w:rsid w:val="00E55611"/>
    <w:rsid w:val="00E55B99"/>
    <w:rsid w:val="00E55D3C"/>
    <w:rsid w:val="00E56759"/>
    <w:rsid w:val="00E6030E"/>
    <w:rsid w:val="00E6048D"/>
    <w:rsid w:val="00E60E07"/>
    <w:rsid w:val="00E62D84"/>
    <w:rsid w:val="00E63386"/>
    <w:rsid w:val="00E63D59"/>
    <w:rsid w:val="00E643EE"/>
    <w:rsid w:val="00E65F33"/>
    <w:rsid w:val="00E66574"/>
    <w:rsid w:val="00E66C94"/>
    <w:rsid w:val="00E67883"/>
    <w:rsid w:val="00E7012D"/>
    <w:rsid w:val="00E704A7"/>
    <w:rsid w:val="00E734D9"/>
    <w:rsid w:val="00E73797"/>
    <w:rsid w:val="00E73F0A"/>
    <w:rsid w:val="00E74180"/>
    <w:rsid w:val="00E74B62"/>
    <w:rsid w:val="00E753EB"/>
    <w:rsid w:val="00E7652E"/>
    <w:rsid w:val="00E7758D"/>
    <w:rsid w:val="00E80550"/>
    <w:rsid w:val="00E806D6"/>
    <w:rsid w:val="00E80E8A"/>
    <w:rsid w:val="00E818AD"/>
    <w:rsid w:val="00E82713"/>
    <w:rsid w:val="00E830B9"/>
    <w:rsid w:val="00E8372F"/>
    <w:rsid w:val="00E8476B"/>
    <w:rsid w:val="00E859D4"/>
    <w:rsid w:val="00E85ADB"/>
    <w:rsid w:val="00E85C96"/>
    <w:rsid w:val="00E87638"/>
    <w:rsid w:val="00E8775F"/>
    <w:rsid w:val="00E901B1"/>
    <w:rsid w:val="00E90E47"/>
    <w:rsid w:val="00E90E4A"/>
    <w:rsid w:val="00E92041"/>
    <w:rsid w:val="00E92BE5"/>
    <w:rsid w:val="00E937B0"/>
    <w:rsid w:val="00E94B6E"/>
    <w:rsid w:val="00E950AB"/>
    <w:rsid w:val="00E965B4"/>
    <w:rsid w:val="00E96F3F"/>
    <w:rsid w:val="00E97A6A"/>
    <w:rsid w:val="00EA0263"/>
    <w:rsid w:val="00EA0B60"/>
    <w:rsid w:val="00EA0E30"/>
    <w:rsid w:val="00EA13A0"/>
    <w:rsid w:val="00EA1DDF"/>
    <w:rsid w:val="00EA22A7"/>
    <w:rsid w:val="00EA2F91"/>
    <w:rsid w:val="00EA3874"/>
    <w:rsid w:val="00EA513B"/>
    <w:rsid w:val="00EA64CA"/>
    <w:rsid w:val="00EA6625"/>
    <w:rsid w:val="00EA6CAA"/>
    <w:rsid w:val="00EA78E6"/>
    <w:rsid w:val="00EA7A66"/>
    <w:rsid w:val="00EA7EAC"/>
    <w:rsid w:val="00EB0DB9"/>
    <w:rsid w:val="00EB18DA"/>
    <w:rsid w:val="00EB1F26"/>
    <w:rsid w:val="00EB2FBD"/>
    <w:rsid w:val="00EB32DA"/>
    <w:rsid w:val="00EB33BC"/>
    <w:rsid w:val="00EB3D22"/>
    <w:rsid w:val="00EB4E4C"/>
    <w:rsid w:val="00EB4FE6"/>
    <w:rsid w:val="00EB535D"/>
    <w:rsid w:val="00EB557C"/>
    <w:rsid w:val="00EB66BE"/>
    <w:rsid w:val="00EC1EB7"/>
    <w:rsid w:val="00EC4580"/>
    <w:rsid w:val="00EC46DF"/>
    <w:rsid w:val="00EC4EC5"/>
    <w:rsid w:val="00EC5229"/>
    <w:rsid w:val="00EC6799"/>
    <w:rsid w:val="00ED0282"/>
    <w:rsid w:val="00ED1B49"/>
    <w:rsid w:val="00ED2338"/>
    <w:rsid w:val="00ED2B90"/>
    <w:rsid w:val="00ED3878"/>
    <w:rsid w:val="00ED395C"/>
    <w:rsid w:val="00ED4BD3"/>
    <w:rsid w:val="00ED4D10"/>
    <w:rsid w:val="00ED5351"/>
    <w:rsid w:val="00ED5430"/>
    <w:rsid w:val="00ED57F1"/>
    <w:rsid w:val="00ED6508"/>
    <w:rsid w:val="00ED6A2D"/>
    <w:rsid w:val="00ED7005"/>
    <w:rsid w:val="00ED76D3"/>
    <w:rsid w:val="00ED7788"/>
    <w:rsid w:val="00ED7FC9"/>
    <w:rsid w:val="00EE0711"/>
    <w:rsid w:val="00EE1341"/>
    <w:rsid w:val="00EE2C11"/>
    <w:rsid w:val="00EE2CE6"/>
    <w:rsid w:val="00EE369E"/>
    <w:rsid w:val="00EE3B05"/>
    <w:rsid w:val="00EE4B00"/>
    <w:rsid w:val="00EE4BF9"/>
    <w:rsid w:val="00EE4CA2"/>
    <w:rsid w:val="00EE54AB"/>
    <w:rsid w:val="00EE5F66"/>
    <w:rsid w:val="00EE66BB"/>
    <w:rsid w:val="00EE679C"/>
    <w:rsid w:val="00EE6C6D"/>
    <w:rsid w:val="00EE76FF"/>
    <w:rsid w:val="00EE7BF8"/>
    <w:rsid w:val="00EF0686"/>
    <w:rsid w:val="00EF3108"/>
    <w:rsid w:val="00EF32E7"/>
    <w:rsid w:val="00EF6855"/>
    <w:rsid w:val="00EF6CD4"/>
    <w:rsid w:val="00EF6D1D"/>
    <w:rsid w:val="00EF6F49"/>
    <w:rsid w:val="00EF7498"/>
    <w:rsid w:val="00EF74E1"/>
    <w:rsid w:val="00F00BC2"/>
    <w:rsid w:val="00F00E0D"/>
    <w:rsid w:val="00F00E8E"/>
    <w:rsid w:val="00F01419"/>
    <w:rsid w:val="00F015D5"/>
    <w:rsid w:val="00F01C31"/>
    <w:rsid w:val="00F03CB3"/>
    <w:rsid w:val="00F04703"/>
    <w:rsid w:val="00F05F17"/>
    <w:rsid w:val="00F0790A"/>
    <w:rsid w:val="00F07E8E"/>
    <w:rsid w:val="00F100A4"/>
    <w:rsid w:val="00F10814"/>
    <w:rsid w:val="00F118D7"/>
    <w:rsid w:val="00F1285A"/>
    <w:rsid w:val="00F12CE0"/>
    <w:rsid w:val="00F12F7F"/>
    <w:rsid w:val="00F130F8"/>
    <w:rsid w:val="00F133EF"/>
    <w:rsid w:val="00F1399D"/>
    <w:rsid w:val="00F15038"/>
    <w:rsid w:val="00F1533B"/>
    <w:rsid w:val="00F154B8"/>
    <w:rsid w:val="00F16248"/>
    <w:rsid w:val="00F17640"/>
    <w:rsid w:val="00F178EE"/>
    <w:rsid w:val="00F17DED"/>
    <w:rsid w:val="00F17E46"/>
    <w:rsid w:val="00F204D6"/>
    <w:rsid w:val="00F20D51"/>
    <w:rsid w:val="00F215CA"/>
    <w:rsid w:val="00F21B63"/>
    <w:rsid w:val="00F220A2"/>
    <w:rsid w:val="00F2293C"/>
    <w:rsid w:val="00F23A19"/>
    <w:rsid w:val="00F23AE2"/>
    <w:rsid w:val="00F24423"/>
    <w:rsid w:val="00F24808"/>
    <w:rsid w:val="00F24A5B"/>
    <w:rsid w:val="00F24B14"/>
    <w:rsid w:val="00F24B23"/>
    <w:rsid w:val="00F24EC2"/>
    <w:rsid w:val="00F25A7A"/>
    <w:rsid w:val="00F25FEF"/>
    <w:rsid w:val="00F26657"/>
    <w:rsid w:val="00F26852"/>
    <w:rsid w:val="00F26B65"/>
    <w:rsid w:val="00F26C97"/>
    <w:rsid w:val="00F270A2"/>
    <w:rsid w:val="00F274C8"/>
    <w:rsid w:val="00F2791D"/>
    <w:rsid w:val="00F27AC8"/>
    <w:rsid w:val="00F3074E"/>
    <w:rsid w:val="00F30939"/>
    <w:rsid w:val="00F31A0F"/>
    <w:rsid w:val="00F31AB0"/>
    <w:rsid w:val="00F31E8A"/>
    <w:rsid w:val="00F32C40"/>
    <w:rsid w:val="00F333F2"/>
    <w:rsid w:val="00F3359B"/>
    <w:rsid w:val="00F33B2A"/>
    <w:rsid w:val="00F34845"/>
    <w:rsid w:val="00F34F56"/>
    <w:rsid w:val="00F358EF"/>
    <w:rsid w:val="00F35D1F"/>
    <w:rsid w:val="00F3602A"/>
    <w:rsid w:val="00F366F2"/>
    <w:rsid w:val="00F36776"/>
    <w:rsid w:val="00F36783"/>
    <w:rsid w:val="00F367E9"/>
    <w:rsid w:val="00F3687A"/>
    <w:rsid w:val="00F40218"/>
    <w:rsid w:val="00F40756"/>
    <w:rsid w:val="00F40E73"/>
    <w:rsid w:val="00F411C5"/>
    <w:rsid w:val="00F411E7"/>
    <w:rsid w:val="00F41ABA"/>
    <w:rsid w:val="00F41EFE"/>
    <w:rsid w:val="00F42D25"/>
    <w:rsid w:val="00F4323D"/>
    <w:rsid w:val="00F435EF"/>
    <w:rsid w:val="00F43B44"/>
    <w:rsid w:val="00F43C45"/>
    <w:rsid w:val="00F4422D"/>
    <w:rsid w:val="00F46E60"/>
    <w:rsid w:val="00F47104"/>
    <w:rsid w:val="00F47584"/>
    <w:rsid w:val="00F5168D"/>
    <w:rsid w:val="00F51AF8"/>
    <w:rsid w:val="00F52219"/>
    <w:rsid w:val="00F533BB"/>
    <w:rsid w:val="00F5419D"/>
    <w:rsid w:val="00F546DA"/>
    <w:rsid w:val="00F54E49"/>
    <w:rsid w:val="00F54F3E"/>
    <w:rsid w:val="00F5657E"/>
    <w:rsid w:val="00F5769A"/>
    <w:rsid w:val="00F57F64"/>
    <w:rsid w:val="00F60246"/>
    <w:rsid w:val="00F60A79"/>
    <w:rsid w:val="00F60D5C"/>
    <w:rsid w:val="00F6172D"/>
    <w:rsid w:val="00F6200A"/>
    <w:rsid w:val="00F621A9"/>
    <w:rsid w:val="00F6229C"/>
    <w:rsid w:val="00F6283F"/>
    <w:rsid w:val="00F628B3"/>
    <w:rsid w:val="00F62ED3"/>
    <w:rsid w:val="00F637D4"/>
    <w:rsid w:val="00F64BBE"/>
    <w:rsid w:val="00F64E02"/>
    <w:rsid w:val="00F65323"/>
    <w:rsid w:val="00F668C9"/>
    <w:rsid w:val="00F67795"/>
    <w:rsid w:val="00F70056"/>
    <w:rsid w:val="00F70B8B"/>
    <w:rsid w:val="00F70FB4"/>
    <w:rsid w:val="00F7127E"/>
    <w:rsid w:val="00F71AEC"/>
    <w:rsid w:val="00F71D69"/>
    <w:rsid w:val="00F72A1A"/>
    <w:rsid w:val="00F730C6"/>
    <w:rsid w:val="00F73493"/>
    <w:rsid w:val="00F74A47"/>
    <w:rsid w:val="00F7631E"/>
    <w:rsid w:val="00F7707D"/>
    <w:rsid w:val="00F773C9"/>
    <w:rsid w:val="00F77B56"/>
    <w:rsid w:val="00F81125"/>
    <w:rsid w:val="00F81A9D"/>
    <w:rsid w:val="00F838D0"/>
    <w:rsid w:val="00F8567A"/>
    <w:rsid w:val="00F85BCC"/>
    <w:rsid w:val="00F91DCC"/>
    <w:rsid w:val="00F91FF7"/>
    <w:rsid w:val="00F92101"/>
    <w:rsid w:val="00F927E9"/>
    <w:rsid w:val="00F938B7"/>
    <w:rsid w:val="00F96775"/>
    <w:rsid w:val="00F97050"/>
    <w:rsid w:val="00F979E4"/>
    <w:rsid w:val="00F97E3E"/>
    <w:rsid w:val="00FA01F6"/>
    <w:rsid w:val="00FA06E4"/>
    <w:rsid w:val="00FA0EB3"/>
    <w:rsid w:val="00FA1221"/>
    <w:rsid w:val="00FA2F49"/>
    <w:rsid w:val="00FA2FA4"/>
    <w:rsid w:val="00FA3873"/>
    <w:rsid w:val="00FA5875"/>
    <w:rsid w:val="00FA7471"/>
    <w:rsid w:val="00FB0791"/>
    <w:rsid w:val="00FB0EE1"/>
    <w:rsid w:val="00FB12EA"/>
    <w:rsid w:val="00FB1938"/>
    <w:rsid w:val="00FB55E0"/>
    <w:rsid w:val="00FB56BD"/>
    <w:rsid w:val="00FB6DE4"/>
    <w:rsid w:val="00FB6E8C"/>
    <w:rsid w:val="00FB70BC"/>
    <w:rsid w:val="00FB73E6"/>
    <w:rsid w:val="00FB7481"/>
    <w:rsid w:val="00FB74FE"/>
    <w:rsid w:val="00FB76DE"/>
    <w:rsid w:val="00FB7926"/>
    <w:rsid w:val="00FC5928"/>
    <w:rsid w:val="00FC5963"/>
    <w:rsid w:val="00FC598F"/>
    <w:rsid w:val="00FC67E3"/>
    <w:rsid w:val="00FC68BD"/>
    <w:rsid w:val="00FC7D09"/>
    <w:rsid w:val="00FD19FA"/>
    <w:rsid w:val="00FD1B88"/>
    <w:rsid w:val="00FD284B"/>
    <w:rsid w:val="00FD3741"/>
    <w:rsid w:val="00FD3791"/>
    <w:rsid w:val="00FD405D"/>
    <w:rsid w:val="00FD4263"/>
    <w:rsid w:val="00FD42E8"/>
    <w:rsid w:val="00FD47F5"/>
    <w:rsid w:val="00FD4987"/>
    <w:rsid w:val="00FD5DD0"/>
    <w:rsid w:val="00FD5FCF"/>
    <w:rsid w:val="00FD69CA"/>
    <w:rsid w:val="00FD7CCC"/>
    <w:rsid w:val="00FD7DDC"/>
    <w:rsid w:val="00FE02D1"/>
    <w:rsid w:val="00FE0E21"/>
    <w:rsid w:val="00FE164B"/>
    <w:rsid w:val="00FE171E"/>
    <w:rsid w:val="00FE1A6E"/>
    <w:rsid w:val="00FE1C39"/>
    <w:rsid w:val="00FE1D9D"/>
    <w:rsid w:val="00FE1F19"/>
    <w:rsid w:val="00FE208D"/>
    <w:rsid w:val="00FE3CE3"/>
    <w:rsid w:val="00FE427A"/>
    <w:rsid w:val="00FE48E5"/>
    <w:rsid w:val="00FE5F0F"/>
    <w:rsid w:val="00FE6125"/>
    <w:rsid w:val="00FE67AF"/>
    <w:rsid w:val="00FE687C"/>
    <w:rsid w:val="00FE6BCC"/>
    <w:rsid w:val="00FE72E9"/>
    <w:rsid w:val="00FE7872"/>
    <w:rsid w:val="00FF0721"/>
    <w:rsid w:val="00FF1127"/>
    <w:rsid w:val="00FF1258"/>
    <w:rsid w:val="00FF327E"/>
    <w:rsid w:val="00FF34CC"/>
    <w:rsid w:val="00FF4A75"/>
    <w:rsid w:val="00FF51A3"/>
    <w:rsid w:val="00FF57AB"/>
    <w:rsid w:val="00FF5B71"/>
    <w:rsid w:val="00FF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E5DA7"/>
  <w15:docId w15:val="{B8C71E9D-F4E7-4BE9-98CA-EFECF41E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D9C"/>
    <w:pPr>
      <w:spacing w:after="0" w:line="240" w:lineRule="auto"/>
    </w:pPr>
    <w:rPr>
      <w:rFonts w:asciiTheme="minorHAnsi" w:eastAsia="Times New Roman" w:hAnsiTheme="minorHAnsi"/>
      <w:sz w:val="24"/>
      <w:szCs w:val="24"/>
      <w:lang w:bidi="ar-SA"/>
    </w:rPr>
  </w:style>
  <w:style w:type="paragraph" w:styleId="Heading1">
    <w:name w:val="heading 1"/>
    <w:basedOn w:val="Normal"/>
    <w:next w:val="Normal"/>
    <w:link w:val="Heading1Char"/>
    <w:qFormat/>
    <w:rsid w:val="008D4D9C"/>
    <w:pPr>
      <w:keepNext/>
      <w:keepLines/>
      <w:spacing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8D4D9C"/>
    <w:pPr>
      <w:keepNext/>
      <w:keepLines/>
      <w:spacing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qFormat/>
    <w:rsid w:val="008D4D9C"/>
    <w:pPr>
      <w:keepNext/>
      <w:spacing w:before="240" w:after="60"/>
      <w:outlineLvl w:val="2"/>
    </w:pPr>
    <w:rPr>
      <w:rFonts w:asciiTheme="majorHAnsi" w:hAnsiTheme="majorHAnsi" w:cs="Arial"/>
      <w:b/>
      <w:bCs/>
      <w:szCs w:val="26"/>
    </w:rPr>
  </w:style>
  <w:style w:type="paragraph" w:styleId="Heading4">
    <w:name w:val="heading 4"/>
    <w:basedOn w:val="Normal"/>
    <w:next w:val="Normal"/>
    <w:link w:val="Heading4Char"/>
    <w:uiPriority w:val="9"/>
    <w:unhideWhenUsed/>
    <w:qFormat/>
    <w:rsid w:val="003A6E6C"/>
    <w:pPr>
      <w:keepNext/>
      <w:numPr>
        <w:ilvl w:val="3"/>
        <w:numId w:val="8"/>
      </w:numPr>
      <w:spacing w:before="240" w:after="60"/>
      <w:outlineLvl w:val="3"/>
    </w:pPr>
    <w:rPr>
      <w:b/>
      <w:bCs/>
      <w:sz w:val="28"/>
      <w:szCs w:val="28"/>
    </w:rPr>
  </w:style>
  <w:style w:type="paragraph" w:styleId="Heading5">
    <w:name w:val="heading 5"/>
    <w:basedOn w:val="Normal"/>
    <w:link w:val="Heading5Char"/>
    <w:qFormat/>
    <w:rsid w:val="008D4D9C"/>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unhideWhenUsed/>
    <w:qFormat/>
    <w:rsid w:val="003A6E6C"/>
    <w:pPr>
      <w:spacing w:before="240" w:after="60"/>
      <w:outlineLvl w:val="5"/>
    </w:pPr>
    <w:rPr>
      <w:b/>
      <w:bCs/>
    </w:rPr>
  </w:style>
  <w:style w:type="paragraph" w:styleId="Heading7">
    <w:name w:val="heading 7"/>
    <w:basedOn w:val="Normal"/>
    <w:next w:val="Normal"/>
    <w:link w:val="Heading7Char"/>
    <w:uiPriority w:val="9"/>
    <w:unhideWhenUsed/>
    <w:qFormat/>
    <w:rsid w:val="003A6E6C"/>
    <w:pPr>
      <w:spacing w:before="240" w:after="60"/>
      <w:outlineLvl w:val="6"/>
    </w:pPr>
  </w:style>
  <w:style w:type="paragraph" w:styleId="Heading8">
    <w:name w:val="heading 8"/>
    <w:basedOn w:val="Normal"/>
    <w:next w:val="Normal"/>
    <w:link w:val="Heading8Char"/>
    <w:uiPriority w:val="9"/>
    <w:unhideWhenUsed/>
    <w:qFormat/>
    <w:rsid w:val="003A6E6C"/>
    <w:pPr>
      <w:spacing w:before="240" w:after="60"/>
      <w:outlineLvl w:val="7"/>
    </w:pPr>
    <w:rPr>
      <w:i/>
      <w:iCs/>
    </w:rPr>
  </w:style>
  <w:style w:type="paragraph" w:styleId="Heading9">
    <w:name w:val="heading 9"/>
    <w:basedOn w:val="Normal"/>
    <w:next w:val="Normal"/>
    <w:link w:val="Heading9Char"/>
    <w:uiPriority w:val="9"/>
    <w:unhideWhenUsed/>
    <w:qFormat/>
    <w:rsid w:val="003A6E6C"/>
    <w:pPr>
      <w:spacing w:before="240" w:after="60"/>
      <w:outlineLvl w:val="8"/>
    </w:pPr>
    <w:rPr>
      <w:rFonts w:asciiTheme="majorHAnsi" w:eastAsiaTheme="majorEastAsia" w:hAnsiTheme="majorHAns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Blue0">
    <w:name w:val="bullet Blue"/>
    <w:basedOn w:val="NoList"/>
    <w:rsid w:val="00A2420F"/>
    <w:pPr>
      <w:numPr>
        <w:numId w:val="1"/>
      </w:numPr>
    </w:pPr>
  </w:style>
  <w:style w:type="character" w:customStyle="1" w:styleId="Heading1Char">
    <w:name w:val="Heading 1 Char"/>
    <w:basedOn w:val="DefaultParagraphFont"/>
    <w:link w:val="Heading1"/>
    <w:rsid w:val="008D4D9C"/>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rsid w:val="008D4D9C"/>
    <w:rPr>
      <w:rFonts w:asciiTheme="majorHAnsi" w:eastAsiaTheme="majorEastAsia" w:hAnsiTheme="majorHAnsi" w:cstheme="majorBidi"/>
      <w:b/>
      <w:bCs/>
      <w:color w:val="4F81BD" w:themeColor="accent1"/>
      <w:sz w:val="24"/>
      <w:szCs w:val="26"/>
      <w:lang w:bidi="ar-SA"/>
    </w:rPr>
  </w:style>
  <w:style w:type="character" w:customStyle="1" w:styleId="Heading3Char">
    <w:name w:val="Heading 3 Char"/>
    <w:basedOn w:val="DefaultParagraphFont"/>
    <w:link w:val="Heading3"/>
    <w:rsid w:val="003A6E6C"/>
    <w:rPr>
      <w:rFonts w:asciiTheme="majorHAnsi" w:eastAsia="Times New Roman" w:hAnsiTheme="majorHAnsi" w:cs="Arial"/>
      <w:b/>
      <w:bCs/>
      <w:sz w:val="24"/>
      <w:szCs w:val="26"/>
      <w:lang w:bidi="ar-SA"/>
    </w:rPr>
  </w:style>
  <w:style w:type="character" w:customStyle="1" w:styleId="Heading4Char">
    <w:name w:val="Heading 4 Char"/>
    <w:basedOn w:val="DefaultParagraphFont"/>
    <w:link w:val="Heading4"/>
    <w:uiPriority w:val="9"/>
    <w:rsid w:val="003A6E6C"/>
    <w:rPr>
      <w:rFonts w:asciiTheme="minorHAnsi" w:eastAsia="Times New Roman" w:hAnsiTheme="minorHAnsi"/>
      <w:b/>
      <w:bCs/>
      <w:sz w:val="28"/>
      <w:szCs w:val="28"/>
      <w:lang w:bidi="ar-SA"/>
    </w:rPr>
  </w:style>
  <w:style w:type="character" w:customStyle="1" w:styleId="Heading5Char">
    <w:name w:val="Heading 5 Char"/>
    <w:basedOn w:val="DefaultParagraphFont"/>
    <w:link w:val="Heading5"/>
    <w:rsid w:val="003A6E6C"/>
    <w:rPr>
      <w:rFonts w:asciiTheme="minorHAnsi" w:eastAsia="Times New Roman" w:hAnsiTheme="minorHAnsi"/>
      <w:b/>
      <w:bCs/>
      <w:sz w:val="20"/>
      <w:szCs w:val="20"/>
      <w:lang w:bidi="ar-SA"/>
    </w:rPr>
  </w:style>
  <w:style w:type="character" w:customStyle="1" w:styleId="Heading6Char">
    <w:name w:val="Heading 6 Char"/>
    <w:basedOn w:val="DefaultParagraphFont"/>
    <w:link w:val="Heading6"/>
    <w:uiPriority w:val="9"/>
    <w:rsid w:val="003A6E6C"/>
    <w:rPr>
      <w:b/>
      <w:bCs/>
    </w:rPr>
  </w:style>
  <w:style w:type="character" w:customStyle="1" w:styleId="Heading7Char">
    <w:name w:val="Heading 7 Char"/>
    <w:basedOn w:val="DefaultParagraphFont"/>
    <w:link w:val="Heading7"/>
    <w:uiPriority w:val="9"/>
    <w:rsid w:val="003A6E6C"/>
    <w:rPr>
      <w:sz w:val="24"/>
      <w:szCs w:val="24"/>
    </w:rPr>
  </w:style>
  <w:style w:type="character" w:customStyle="1" w:styleId="Heading8Char">
    <w:name w:val="Heading 8 Char"/>
    <w:basedOn w:val="DefaultParagraphFont"/>
    <w:link w:val="Heading8"/>
    <w:uiPriority w:val="9"/>
    <w:rsid w:val="003A6E6C"/>
    <w:rPr>
      <w:i/>
      <w:iCs/>
      <w:sz w:val="24"/>
      <w:szCs w:val="24"/>
    </w:rPr>
  </w:style>
  <w:style w:type="character" w:customStyle="1" w:styleId="Heading9Char">
    <w:name w:val="Heading 9 Char"/>
    <w:basedOn w:val="DefaultParagraphFont"/>
    <w:link w:val="Heading9"/>
    <w:uiPriority w:val="9"/>
    <w:rsid w:val="003A6E6C"/>
    <w:rPr>
      <w:rFonts w:asciiTheme="majorHAnsi" w:eastAsiaTheme="majorEastAsia" w:hAnsiTheme="majorHAnsi" w:cs="Arial"/>
    </w:rPr>
  </w:style>
  <w:style w:type="paragraph" w:styleId="TOC1">
    <w:name w:val="toc 1"/>
    <w:basedOn w:val="Normal"/>
    <w:next w:val="Normal"/>
    <w:autoRedefine/>
    <w:rsid w:val="00EB18DA"/>
    <w:pPr>
      <w:tabs>
        <w:tab w:val="right" w:leader="dot" w:pos="9360"/>
      </w:tabs>
      <w:spacing w:before="240"/>
      <w:ind w:right="245" w:hanging="720"/>
    </w:pPr>
    <w:rPr>
      <w:rFonts w:eastAsia="MS Mincho"/>
      <w:lang w:eastAsia="ja-JP"/>
    </w:rPr>
  </w:style>
  <w:style w:type="paragraph" w:styleId="TOC2">
    <w:name w:val="toc 2"/>
    <w:basedOn w:val="Normal"/>
    <w:next w:val="Normal"/>
    <w:autoRedefine/>
    <w:rsid w:val="00EB18DA"/>
    <w:pPr>
      <w:tabs>
        <w:tab w:val="right" w:leader="dot" w:pos="9360"/>
      </w:tabs>
      <w:ind w:left="1440" w:right="245" w:hanging="720"/>
    </w:pPr>
    <w:rPr>
      <w:rFonts w:eastAsia="MS Mincho"/>
      <w:lang w:eastAsia="ja-JP"/>
    </w:rPr>
  </w:style>
  <w:style w:type="paragraph" w:styleId="TOC3">
    <w:name w:val="toc 3"/>
    <w:basedOn w:val="Normal"/>
    <w:next w:val="Normal"/>
    <w:autoRedefine/>
    <w:rsid w:val="00EB18DA"/>
    <w:pPr>
      <w:tabs>
        <w:tab w:val="left" w:pos="2160"/>
        <w:tab w:val="right" w:leader="dot" w:pos="9360"/>
      </w:tabs>
      <w:ind w:left="2160" w:right="360" w:hanging="720"/>
    </w:pPr>
    <w:rPr>
      <w:rFonts w:eastAsia="MS Mincho"/>
      <w:lang w:eastAsia="ja-JP"/>
    </w:rPr>
  </w:style>
  <w:style w:type="paragraph" w:styleId="TOC4">
    <w:name w:val="toc 4"/>
    <w:basedOn w:val="Normal"/>
    <w:next w:val="Normal"/>
    <w:autoRedefine/>
    <w:rsid w:val="00EB18DA"/>
    <w:pPr>
      <w:tabs>
        <w:tab w:val="left" w:pos="2880"/>
        <w:tab w:val="right" w:leader="dot" w:pos="9360"/>
      </w:tabs>
      <w:ind w:left="2880" w:right="240" w:hanging="720"/>
    </w:pPr>
    <w:rPr>
      <w:rFonts w:eastAsia="MS Mincho"/>
      <w:lang w:eastAsia="ja-JP"/>
    </w:rPr>
  </w:style>
  <w:style w:type="paragraph" w:styleId="CommentText">
    <w:name w:val="annotation text"/>
    <w:basedOn w:val="Normal"/>
    <w:link w:val="CommentTextChar"/>
    <w:rsid w:val="008D4D9C"/>
    <w:rPr>
      <w:sz w:val="20"/>
      <w:szCs w:val="20"/>
    </w:rPr>
  </w:style>
  <w:style w:type="character" w:customStyle="1" w:styleId="CommentTextChar">
    <w:name w:val="Comment Text Char"/>
    <w:basedOn w:val="DefaultParagraphFont"/>
    <w:link w:val="CommentText"/>
    <w:rsid w:val="008D4D9C"/>
    <w:rPr>
      <w:rFonts w:asciiTheme="minorHAnsi" w:eastAsia="Times New Roman" w:hAnsiTheme="minorHAnsi"/>
      <w:sz w:val="20"/>
      <w:szCs w:val="20"/>
      <w:lang w:bidi="ar-SA"/>
    </w:rPr>
  </w:style>
  <w:style w:type="paragraph" w:styleId="Header">
    <w:name w:val="header"/>
    <w:basedOn w:val="Normal"/>
    <w:link w:val="HeaderChar"/>
    <w:rsid w:val="008D4D9C"/>
    <w:pPr>
      <w:tabs>
        <w:tab w:val="center" w:pos="4680"/>
        <w:tab w:val="right" w:pos="9360"/>
      </w:tabs>
    </w:pPr>
    <w:rPr>
      <w:i/>
      <w:sz w:val="22"/>
    </w:rPr>
  </w:style>
  <w:style w:type="character" w:customStyle="1" w:styleId="HeaderChar">
    <w:name w:val="Header Char"/>
    <w:basedOn w:val="DefaultParagraphFont"/>
    <w:link w:val="Header"/>
    <w:rsid w:val="008D4D9C"/>
    <w:rPr>
      <w:rFonts w:asciiTheme="minorHAnsi" w:eastAsia="Times New Roman" w:hAnsiTheme="minorHAnsi"/>
      <w:i/>
      <w:szCs w:val="24"/>
      <w:lang w:bidi="ar-SA"/>
    </w:rPr>
  </w:style>
  <w:style w:type="paragraph" w:styleId="Footer">
    <w:name w:val="footer"/>
    <w:basedOn w:val="Normal"/>
    <w:link w:val="FooterChar"/>
    <w:rsid w:val="008D4D9C"/>
    <w:pPr>
      <w:tabs>
        <w:tab w:val="center" w:pos="4680"/>
        <w:tab w:val="right" w:pos="9360"/>
      </w:tabs>
    </w:pPr>
  </w:style>
  <w:style w:type="character" w:customStyle="1" w:styleId="FooterChar">
    <w:name w:val="Footer Char"/>
    <w:basedOn w:val="DefaultParagraphFont"/>
    <w:link w:val="Footer"/>
    <w:rsid w:val="008D4D9C"/>
    <w:rPr>
      <w:rFonts w:asciiTheme="minorHAnsi" w:eastAsia="Times New Roman" w:hAnsiTheme="minorHAnsi"/>
      <w:sz w:val="24"/>
      <w:szCs w:val="24"/>
      <w:lang w:bidi="ar-SA"/>
    </w:rPr>
  </w:style>
  <w:style w:type="character" w:styleId="CommentReference">
    <w:name w:val="annotation reference"/>
    <w:basedOn w:val="DefaultParagraphFont"/>
    <w:rsid w:val="008D4D9C"/>
    <w:rPr>
      <w:sz w:val="16"/>
      <w:szCs w:val="16"/>
    </w:rPr>
  </w:style>
  <w:style w:type="character" w:styleId="PageNumber">
    <w:name w:val="page number"/>
    <w:basedOn w:val="DefaultParagraphFont"/>
    <w:rsid w:val="00EB18DA"/>
  </w:style>
  <w:style w:type="character" w:styleId="Hyperlink">
    <w:name w:val="Hyperlink"/>
    <w:basedOn w:val="DefaultParagraphFont"/>
    <w:rsid w:val="008D4D9C"/>
    <w:rPr>
      <w:color w:val="0000FF"/>
      <w:u w:val="single"/>
    </w:rPr>
  </w:style>
  <w:style w:type="paragraph" w:styleId="NormalWeb">
    <w:name w:val="Normal (Web)"/>
    <w:basedOn w:val="Normal"/>
    <w:uiPriority w:val="99"/>
    <w:unhideWhenUsed/>
    <w:rsid w:val="008D4D9C"/>
    <w:pPr>
      <w:spacing w:before="100" w:beforeAutospacing="1" w:after="100" w:afterAutospacing="1" w:line="360" w:lineRule="auto"/>
    </w:pPr>
    <w:rPr>
      <w:color w:val="000000"/>
    </w:rPr>
  </w:style>
  <w:style w:type="paragraph" w:styleId="CommentSubject">
    <w:name w:val="annotation subject"/>
    <w:basedOn w:val="CommentText"/>
    <w:next w:val="CommentText"/>
    <w:link w:val="CommentSubjectChar"/>
    <w:semiHidden/>
    <w:rsid w:val="008D4D9C"/>
    <w:rPr>
      <w:b/>
      <w:bCs/>
    </w:rPr>
  </w:style>
  <w:style w:type="character" w:customStyle="1" w:styleId="CommentSubjectChar">
    <w:name w:val="Comment Subject Char"/>
    <w:basedOn w:val="CommentTextChar"/>
    <w:link w:val="CommentSubject"/>
    <w:semiHidden/>
    <w:rsid w:val="00EB18DA"/>
    <w:rPr>
      <w:rFonts w:asciiTheme="minorHAnsi" w:eastAsia="Times New Roman" w:hAnsiTheme="minorHAnsi"/>
      <w:b/>
      <w:bCs/>
      <w:sz w:val="20"/>
      <w:szCs w:val="20"/>
      <w:lang w:bidi="ar-SA"/>
    </w:rPr>
  </w:style>
  <w:style w:type="paragraph" w:styleId="BalloonText">
    <w:name w:val="Balloon Text"/>
    <w:basedOn w:val="Normal"/>
    <w:link w:val="BalloonTextChar"/>
    <w:rsid w:val="008D4D9C"/>
    <w:rPr>
      <w:rFonts w:ascii="Tahoma" w:hAnsi="Tahoma" w:cs="Tahoma"/>
      <w:sz w:val="16"/>
      <w:szCs w:val="16"/>
    </w:rPr>
  </w:style>
  <w:style w:type="character" w:customStyle="1" w:styleId="BalloonTextChar">
    <w:name w:val="Balloon Text Char"/>
    <w:basedOn w:val="DefaultParagraphFont"/>
    <w:link w:val="BalloonText"/>
    <w:rsid w:val="008D4D9C"/>
    <w:rPr>
      <w:rFonts w:ascii="Tahoma" w:eastAsia="Times New Roman" w:hAnsi="Tahoma" w:cs="Tahoma"/>
      <w:sz w:val="16"/>
      <w:szCs w:val="16"/>
      <w:lang w:bidi="ar-SA"/>
    </w:rPr>
  </w:style>
  <w:style w:type="table" w:styleId="TableGrid">
    <w:name w:val="Table Grid"/>
    <w:basedOn w:val="TableNormal"/>
    <w:uiPriority w:val="59"/>
    <w:rsid w:val="00957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5DE7"/>
    <w:pPr>
      <w:ind w:left="720"/>
      <w:contextualSpacing/>
    </w:pPr>
  </w:style>
  <w:style w:type="paragraph" w:customStyle="1" w:styleId="Level1">
    <w:name w:val="Level 1"/>
    <w:basedOn w:val="Normal"/>
    <w:rsid w:val="009577EF"/>
    <w:pPr>
      <w:tabs>
        <w:tab w:val="num" w:pos="2160"/>
      </w:tabs>
      <w:outlineLvl w:val="0"/>
    </w:pPr>
  </w:style>
  <w:style w:type="paragraph" w:customStyle="1" w:styleId="Bullet">
    <w:name w:val="Bullet"/>
    <w:rsid w:val="000C0203"/>
    <w:pPr>
      <w:numPr>
        <w:numId w:val="10"/>
      </w:numPr>
      <w:spacing w:after="120" w:line="240" w:lineRule="auto"/>
    </w:pPr>
    <w:rPr>
      <w:rFonts w:ascii="Arial Narrow" w:hAnsi="Arial Narrow"/>
      <w:sz w:val="21"/>
      <w:lang w:bidi="ar-SA"/>
    </w:rPr>
  </w:style>
  <w:style w:type="paragraph" w:customStyle="1" w:styleId="Bulletlast">
    <w:name w:val="Bullet last"/>
    <w:basedOn w:val="Bullet"/>
    <w:rsid w:val="000C0203"/>
    <w:pPr>
      <w:numPr>
        <w:numId w:val="0"/>
      </w:numPr>
      <w:spacing w:after="240"/>
    </w:pPr>
  </w:style>
  <w:style w:type="paragraph" w:customStyle="1" w:styleId="Bulletsingle">
    <w:name w:val="Bullet single"/>
    <w:basedOn w:val="Bullet"/>
    <w:rsid w:val="000C0203"/>
    <w:pPr>
      <w:numPr>
        <w:numId w:val="11"/>
      </w:numPr>
      <w:spacing w:after="240"/>
      <w:contextualSpacing/>
    </w:pPr>
  </w:style>
  <w:style w:type="paragraph" w:customStyle="1" w:styleId="Head">
    <w:name w:val="Head"/>
    <w:basedOn w:val="Heading1"/>
    <w:rsid w:val="000C0203"/>
    <w:pPr>
      <w:tabs>
        <w:tab w:val="left" w:pos="720"/>
        <w:tab w:val="left" w:pos="1440"/>
      </w:tabs>
      <w:jc w:val="center"/>
    </w:pPr>
    <w:rPr>
      <w:rFonts w:ascii="Arial Narrow" w:eastAsia="Times New Roman" w:hAnsi="Arial Narrow" w:cs="Times New Roman"/>
      <w:bCs w:val="0"/>
      <w:color w:val="FFFFFF" w:themeColor="background1"/>
      <w:sz w:val="56"/>
      <w:szCs w:val="56"/>
    </w:rPr>
  </w:style>
  <w:style w:type="character" w:customStyle="1" w:styleId="Heading4Text">
    <w:name w:val="Heading 4 Text"/>
    <w:rsid w:val="00EB18DA"/>
    <w:rPr>
      <w:rFonts w:ascii="Times New Roman Bold" w:hAnsi="Times New Roman Bold"/>
      <w:b/>
      <w:color w:val="003399"/>
      <w:sz w:val="24"/>
      <w:szCs w:val="22"/>
    </w:rPr>
  </w:style>
  <w:style w:type="character" w:customStyle="1" w:styleId="Heading5Text">
    <w:name w:val="Heading 5 Text"/>
    <w:rsid w:val="00EB18DA"/>
    <w:rPr>
      <w:rFonts w:ascii="Times New Roman" w:hAnsi="Times New Roman"/>
      <w:b/>
      <w:i/>
      <w:color w:val="auto"/>
      <w:sz w:val="22"/>
    </w:rPr>
  </w:style>
  <w:style w:type="paragraph" w:customStyle="1" w:styleId="NormalSingleSpace">
    <w:name w:val="Normal Single Space"/>
    <w:basedOn w:val="Normal"/>
    <w:rsid w:val="00EB18DA"/>
  </w:style>
  <w:style w:type="paragraph" w:customStyle="1" w:styleId="StyleHeading110ptAfter2pt">
    <w:name w:val="Style Heading 1 + 10 pt After:  2 pt"/>
    <w:basedOn w:val="Heading1"/>
    <w:rsid w:val="009577EF"/>
    <w:pPr>
      <w:spacing w:after="40"/>
    </w:pPr>
  </w:style>
  <w:style w:type="paragraph" w:customStyle="1" w:styleId="StyleNormalSingleSpace10pt">
    <w:name w:val="Style Normal Single Space + 10 pt"/>
    <w:basedOn w:val="Normal"/>
    <w:rsid w:val="00EB18DA"/>
  </w:style>
  <w:style w:type="character" w:customStyle="1" w:styleId="Style10pt">
    <w:name w:val="Style 10 pt"/>
    <w:basedOn w:val="DefaultParagraphFont"/>
    <w:rsid w:val="009577EF"/>
    <w:rPr>
      <w:sz w:val="22"/>
    </w:rPr>
  </w:style>
  <w:style w:type="character" w:customStyle="1" w:styleId="apple-style-span">
    <w:name w:val="apple-style-span"/>
    <w:basedOn w:val="DefaultParagraphFont"/>
    <w:rsid w:val="009577EF"/>
    <w:rPr>
      <w:rFonts w:cs="Times New Roman"/>
    </w:rPr>
  </w:style>
  <w:style w:type="paragraph" w:customStyle="1" w:styleId="StyleBullet10ptBoldItalic">
    <w:name w:val="Style Bullet + 10 pt Bold Italic"/>
    <w:basedOn w:val="Bullet"/>
    <w:rsid w:val="009577EF"/>
    <w:rPr>
      <w:b/>
      <w:i/>
      <w:iCs/>
    </w:rPr>
  </w:style>
  <w:style w:type="paragraph" w:customStyle="1" w:styleId="ResumeSingleSpace">
    <w:name w:val="_Resume Single Space"/>
    <w:rsid w:val="009577EF"/>
    <w:pPr>
      <w:jc w:val="both"/>
    </w:pPr>
  </w:style>
  <w:style w:type="paragraph" w:customStyle="1" w:styleId="EducationResume">
    <w:name w:val="_Education_Resume"/>
    <w:rsid w:val="009577EF"/>
  </w:style>
  <w:style w:type="paragraph" w:customStyle="1" w:styleId="TextResume">
    <w:name w:val="_Text_Resume"/>
    <w:rsid w:val="009577EF"/>
    <w:pPr>
      <w:spacing w:before="40" w:after="80"/>
      <w:jc w:val="both"/>
    </w:pPr>
  </w:style>
  <w:style w:type="paragraph" w:customStyle="1" w:styleId="BulletLeaf0">
    <w:name w:val="Bullet Leaf"/>
    <w:basedOn w:val="Normal"/>
    <w:rsid w:val="009577EF"/>
    <w:rPr>
      <w:rFonts w:ascii="Garamond" w:hAnsi="Garamond"/>
    </w:rPr>
  </w:style>
  <w:style w:type="numbering" w:customStyle="1" w:styleId="bulletblue">
    <w:name w:val="bullet blue"/>
    <w:basedOn w:val="NoList"/>
    <w:rsid w:val="009577EF"/>
    <w:pPr>
      <w:numPr>
        <w:numId w:val="2"/>
      </w:numPr>
    </w:pPr>
  </w:style>
  <w:style w:type="paragraph" w:customStyle="1" w:styleId="PositionsHeld">
    <w:name w:val="Positions Held"/>
    <w:basedOn w:val="Normal"/>
    <w:rsid w:val="00EB18DA"/>
    <w:pPr>
      <w:ind w:left="360" w:hanging="360"/>
      <w:contextualSpacing/>
    </w:pPr>
  </w:style>
  <w:style w:type="character" w:customStyle="1" w:styleId="ProjectTitle">
    <w:name w:val="Project Title"/>
    <w:basedOn w:val="DefaultParagraphFont"/>
    <w:rsid w:val="00864A65"/>
    <w:rPr>
      <w:color w:val="auto"/>
      <w:u w:val="single"/>
    </w:rPr>
  </w:style>
  <w:style w:type="paragraph" w:styleId="ListBullet">
    <w:name w:val="List Bullet"/>
    <w:basedOn w:val="Normal"/>
    <w:rsid w:val="008D4D9C"/>
    <w:pPr>
      <w:numPr>
        <w:numId w:val="3"/>
      </w:numPr>
      <w:spacing w:after="120"/>
    </w:pPr>
    <w:rPr>
      <w:rFonts w:ascii="Gill Sans MT" w:hAnsi="Gill Sans MT"/>
      <w:sz w:val="20"/>
      <w:szCs w:val="22"/>
    </w:rPr>
  </w:style>
  <w:style w:type="paragraph" w:styleId="BodyText">
    <w:name w:val="Body Text"/>
    <w:basedOn w:val="Normal"/>
    <w:link w:val="BodyTextChar"/>
    <w:rsid w:val="008D4D9C"/>
    <w:pPr>
      <w:autoSpaceDE w:val="0"/>
      <w:autoSpaceDN w:val="0"/>
      <w:adjustRightInd w:val="0"/>
      <w:spacing w:after="240" w:line="276" w:lineRule="auto"/>
    </w:pPr>
    <w:rPr>
      <w:bCs/>
      <w:sz w:val="22"/>
      <w:szCs w:val="22"/>
    </w:rPr>
  </w:style>
  <w:style w:type="character" w:customStyle="1" w:styleId="BodyTextChar">
    <w:name w:val="Body Text Char"/>
    <w:basedOn w:val="DefaultParagraphFont"/>
    <w:link w:val="BodyText"/>
    <w:rsid w:val="008D4D9C"/>
    <w:rPr>
      <w:rFonts w:asciiTheme="minorHAnsi" w:eastAsia="Times New Roman" w:hAnsiTheme="minorHAnsi"/>
      <w:bCs/>
      <w:lang w:bidi="ar-SA"/>
    </w:rPr>
  </w:style>
  <w:style w:type="character" w:styleId="Strong">
    <w:name w:val="Strong"/>
    <w:basedOn w:val="DefaultParagraphFont"/>
    <w:uiPriority w:val="22"/>
    <w:qFormat/>
    <w:rsid w:val="00075DE7"/>
    <w:rPr>
      <w:b/>
      <w:bCs/>
    </w:rPr>
  </w:style>
  <w:style w:type="paragraph" w:customStyle="1" w:styleId="TextBoxText">
    <w:name w:val="Text Box Text"/>
    <w:basedOn w:val="BodyText"/>
    <w:qFormat/>
    <w:rsid w:val="008D4D9C"/>
    <w:pPr>
      <w:spacing w:after="0" w:line="240" w:lineRule="auto"/>
    </w:pPr>
  </w:style>
  <w:style w:type="character" w:customStyle="1" w:styleId="AOCAreas">
    <w:name w:val="AOC Areas"/>
    <w:basedOn w:val="DefaultParagraphFont"/>
    <w:rsid w:val="00EB18DA"/>
    <w:rPr>
      <w:b/>
      <w:i/>
      <w:color w:val="365F91"/>
    </w:rPr>
  </w:style>
  <w:style w:type="paragraph" w:customStyle="1" w:styleId="NAME">
    <w:name w:val="NAME"/>
    <w:basedOn w:val="Header"/>
    <w:rsid w:val="00EB18DA"/>
    <w:pPr>
      <w:pBdr>
        <w:bottom w:val="single" w:sz="4" w:space="1" w:color="auto"/>
      </w:pBdr>
    </w:pPr>
    <w:rPr>
      <w:b/>
      <w:color w:val="1F497D"/>
    </w:rPr>
  </w:style>
  <w:style w:type="paragraph" w:customStyle="1" w:styleId="Level2">
    <w:name w:val="Level 2"/>
    <w:basedOn w:val="Normal"/>
    <w:rsid w:val="00EB18DA"/>
    <w:pPr>
      <w:tabs>
        <w:tab w:val="right" w:pos="9360"/>
      </w:tabs>
    </w:pPr>
    <w:rPr>
      <w:b/>
      <w:bCs/>
      <w:i/>
      <w:iCs/>
    </w:rPr>
  </w:style>
  <w:style w:type="paragraph" w:customStyle="1" w:styleId="BodyText1">
    <w:name w:val="Body Text1"/>
    <w:basedOn w:val="Normal"/>
    <w:rsid w:val="00EB18DA"/>
  </w:style>
  <w:style w:type="paragraph" w:customStyle="1" w:styleId="Level3">
    <w:name w:val="Level 3"/>
    <w:basedOn w:val="Normal"/>
    <w:rsid w:val="00EB18DA"/>
    <w:pPr>
      <w:numPr>
        <w:numId w:val="4"/>
      </w:numPr>
    </w:pPr>
    <w:rPr>
      <w:rFonts w:eastAsia="PMingLiU"/>
    </w:rPr>
  </w:style>
  <w:style w:type="character" w:customStyle="1" w:styleId="TitleProfExper">
    <w:name w:val="Title Prof Exper"/>
    <w:aliases w:val="tpe"/>
    <w:basedOn w:val="DefaultParagraphFont"/>
    <w:rsid w:val="00EB18DA"/>
    <w:rPr>
      <w:rFonts w:ascii="Corbel" w:hAnsi="Corbel" w:cs="Times New Roman"/>
      <w:b/>
      <w:sz w:val="22"/>
    </w:rPr>
  </w:style>
  <w:style w:type="paragraph" w:customStyle="1" w:styleId="Education">
    <w:name w:val="Education"/>
    <w:basedOn w:val="Normal"/>
    <w:rsid w:val="008D3AC4"/>
    <w:pPr>
      <w:tabs>
        <w:tab w:val="left" w:pos="720"/>
        <w:tab w:val="left" w:pos="1440"/>
      </w:tabs>
    </w:pPr>
    <w:rPr>
      <w:rFonts w:ascii="Times New Roman Bold" w:hAnsi="Times New Roman Bold"/>
      <w:b/>
      <w:bCs/>
      <w:smallCaps/>
      <w:color w:val="003399"/>
    </w:rPr>
  </w:style>
  <w:style w:type="paragraph" w:customStyle="1" w:styleId="12ptspace">
    <w:name w:val="12 pt space"/>
    <w:basedOn w:val="BodyText"/>
    <w:qFormat/>
    <w:rsid w:val="008D4D9C"/>
    <w:pPr>
      <w:spacing w:after="0"/>
    </w:pPr>
  </w:style>
  <w:style w:type="paragraph" w:customStyle="1" w:styleId="YEARSOF">
    <w:name w:val="YEARS OF"/>
    <w:basedOn w:val="Normal"/>
    <w:rsid w:val="00EB18DA"/>
    <w:rPr>
      <w:b/>
      <w:bCs/>
    </w:rPr>
  </w:style>
  <w:style w:type="paragraph" w:customStyle="1" w:styleId="resumetext">
    <w:name w:val="resume text"/>
    <w:basedOn w:val="Normal"/>
    <w:rsid w:val="00EB18DA"/>
  </w:style>
  <w:style w:type="paragraph" w:customStyle="1" w:styleId="ResumeText0">
    <w:name w:val="Resume Text"/>
    <w:basedOn w:val="Normal"/>
    <w:rsid w:val="00EB18DA"/>
  </w:style>
  <w:style w:type="paragraph" w:customStyle="1" w:styleId="Bullet2">
    <w:name w:val="Bullet 2"/>
    <w:basedOn w:val="Normal"/>
    <w:link w:val="Bullet2CharChar"/>
    <w:rsid w:val="008D4D9C"/>
    <w:pPr>
      <w:numPr>
        <w:numId w:val="12"/>
      </w:numPr>
      <w:autoSpaceDE w:val="0"/>
      <w:autoSpaceDN w:val="0"/>
      <w:adjustRightInd w:val="0"/>
      <w:spacing w:after="240" w:line="276" w:lineRule="auto"/>
    </w:pPr>
    <w:rPr>
      <w:bCs/>
      <w:sz w:val="22"/>
      <w:szCs w:val="22"/>
    </w:rPr>
  </w:style>
  <w:style w:type="paragraph" w:customStyle="1" w:styleId="Degree">
    <w:name w:val="Degree"/>
    <w:basedOn w:val="Normal"/>
    <w:rsid w:val="00EB18DA"/>
  </w:style>
  <w:style w:type="paragraph" w:customStyle="1" w:styleId="SummaryTitle">
    <w:name w:val="Summary Title"/>
    <w:basedOn w:val="Normal"/>
    <w:rsid w:val="00EB18DA"/>
    <w:pPr>
      <w:jc w:val="center"/>
    </w:pPr>
    <w:rPr>
      <w:b/>
    </w:rPr>
  </w:style>
  <w:style w:type="character" w:customStyle="1" w:styleId="ProjectSubtitles">
    <w:name w:val="Project Subtitles"/>
    <w:basedOn w:val="ProjectTitle"/>
    <w:rsid w:val="00EB18DA"/>
    <w:rPr>
      <w:i/>
      <w:color w:val="auto"/>
      <w:u w:val="none"/>
    </w:rPr>
  </w:style>
  <w:style w:type="character" w:customStyle="1" w:styleId="PDTitle">
    <w:name w:val="PD Title"/>
    <w:basedOn w:val="DefaultParagraphFont"/>
    <w:uiPriority w:val="1"/>
    <w:rsid w:val="00EB18DA"/>
    <w:rPr>
      <w:rFonts w:ascii="Times New Roman Bold" w:hAnsi="Times New Roman Bold"/>
      <w:b/>
      <w:i/>
      <w:dstrike w:val="0"/>
      <w:color w:val="009900"/>
      <w:sz w:val="24"/>
      <w:szCs w:val="20"/>
      <w:vertAlign w:val="baseline"/>
    </w:rPr>
  </w:style>
  <w:style w:type="paragraph" w:customStyle="1" w:styleId="Bulletleaf">
    <w:name w:val="Bullet leaf"/>
    <w:autoRedefine/>
    <w:uiPriority w:val="99"/>
    <w:rsid w:val="00451776"/>
    <w:pPr>
      <w:numPr>
        <w:numId w:val="5"/>
      </w:numPr>
      <w:spacing w:after="120"/>
      <w:jc w:val="both"/>
    </w:pPr>
    <w:rPr>
      <w:szCs w:val="24"/>
    </w:rPr>
  </w:style>
  <w:style w:type="paragraph" w:styleId="Subtitle">
    <w:name w:val="Subtitle"/>
    <w:basedOn w:val="Normal"/>
    <w:next w:val="Normal"/>
    <w:link w:val="SubtitleChar"/>
    <w:qFormat/>
    <w:rsid w:val="008D4D9C"/>
    <w:pPr>
      <w:numPr>
        <w:ilvl w:val="1"/>
      </w:numPr>
      <w:spacing w:after="240"/>
    </w:pPr>
    <w:rPr>
      <w:rFonts w:asciiTheme="majorHAnsi" w:eastAsiaTheme="majorEastAsia" w:hAnsiTheme="majorHAnsi" w:cstheme="majorBidi"/>
      <w:i/>
      <w:iCs/>
      <w:color w:val="4F81BD" w:themeColor="accent1"/>
      <w:sz w:val="22"/>
    </w:rPr>
  </w:style>
  <w:style w:type="character" w:customStyle="1" w:styleId="SubtitleChar">
    <w:name w:val="Subtitle Char"/>
    <w:basedOn w:val="DefaultParagraphFont"/>
    <w:link w:val="Subtitle"/>
    <w:rsid w:val="008D4D9C"/>
    <w:rPr>
      <w:rFonts w:asciiTheme="majorHAnsi" w:eastAsiaTheme="majorEastAsia" w:hAnsiTheme="majorHAnsi" w:cstheme="majorBidi"/>
      <w:i/>
      <w:iCs/>
      <w:color w:val="4F81BD" w:themeColor="accent1"/>
      <w:szCs w:val="24"/>
      <w:lang w:bidi="ar-SA"/>
    </w:rPr>
  </w:style>
  <w:style w:type="paragraph" w:customStyle="1" w:styleId="BoldItal">
    <w:name w:val="BoldItal"/>
    <w:basedOn w:val="Normal"/>
    <w:rsid w:val="0059652F"/>
    <w:rPr>
      <w:b/>
      <w:i/>
    </w:rPr>
  </w:style>
  <w:style w:type="paragraph" w:styleId="Title">
    <w:name w:val="Title"/>
    <w:basedOn w:val="Normal"/>
    <w:next w:val="Normal"/>
    <w:link w:val="TitleChar"/>
    <w:uiPriority w:val="10"/>
    <w:qFormat/>
    <w:rsid w:val="008D4D9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D4D9C"/>
    <w:rPr>
      <w:rFonts w:asciiTheme="majorHAnsi" w:eastAsiaTheme="majorEastAsia" w:hAnsiTheme="majorHAnsi" w:cstheme="majorBidi"/>
      <w:color w:val="17365D" w:themeColor="text2" w:themeShade="BF"/>
      <w:spacing w:val="5"/>
      <w:kern w:val="28"/>
      <w:sz w:val="52"/>
      <w:szCs w:val="52"/>
      <w:lang w:bidi="ar-SA"/>
    </w:rPr>
  </w:style>
  <w:style w:type="character" w:styleId="Emphasis">
    <w:name w:val="Emphasis"/>
    <w:basedOn w:val="DefaultParagraphFont"/>
    <w:uiPriority w:val="20"/>
    <w:qFormat/>
    <w:rsid w:val="00075DE7"/>
    <w:rPr>
      <w:i/>
      <w:iCs/>
    </w:rPr>
  </w:style>
  <w:style w:type="paragraph" w:styleId="NoSpacing">
    <w:name w:val="No Spacing"/>
    <w:basedOn w:val="Normal"/>
    <w:uiPriority w:val="1"/>
    <w:qFormat/>
    <w:rsid w:val="00075DE7"/>
  </w:style>
  <w:style w:type="paragraph" w:styleId="Quote">
    <w:name w:val="Quote"/>
    <w:basedOn w:val="Normal"/>
    <w:next w:val="Normal"/>
    <w:link w:val="QuoteChar"/>
    <w:uiPriority w:val="29"/>
    <w:qFormat/>
    <w:rsid w:val="00075DE7"/>
    <w:rPr>
      <w:i/>
      <w:iCs/>
    </w:rPr>
  </w:style>
  <w:style w:type="character" w:customStyle="1" w:styleId="QuoteChar">
    <w:name w:val="Quote Char"/>
    <w:basedOn w:val="DefaultParagraphFont"/>
    <w:link w:val="Quote"/>
    <w:uiPriority w:val="29"/>
    <w:rsid w:val="00075DE7"/>
    <w:rPr>
      <w:rFonts w:ascii="Times New Roman" w:eastAsiaTheme="minorEastAsia" w:hAnsi="Times New Roman"/>
      <w:i/>
      <w:iCs/>
      <w:color w:val="000000" w:themeColor="text1"/>
      <w:szCs w:val="24"/>
      <w:lang w:bidi="ar-SA"/>
    </w:rPr>
  </w:style>
  <w:style w:type="paragraph" w:styleId="IntenseQuote">
    <w:name w:val="Intense Quote"/>
    <w:basedOn w:val="Normal"/>
    <w:next w:val="Normal"/>
    <w:link w:val="IntenseQuoteChar"/>
    <w:uiPriority w:val="30"/>
    <w:qFormat/>
    <w:rsid w:val="00075D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75DE7"/>
    <w:rPr>
      <w:rFonts w:ascii="Times New Roman" w:eastAsiaTheme="minorEastAsia" w:hAnsi="Times New Roman"/>
      <w:b/>
      <w:bCs/>
      <w:i/>
      <w:iCs/>
      <w:color w:val="4F81BD" w:themeColor="accent1"/>
      <w:szCs w:val="24"/>
      <w:lang w:bidi="ar-SA"/>
    </w:rPr>
  </w:style>
  <w:style w:type="character" w:styleId="SubtleEmphasis">
    <w:name w:val="Subtle Emphasis"/>
    <w:uiPriority w:val="19"/>
    <w:qFormat/>
    <w:rsid w:val="00075DE7"/>
    <w:rPr>
      <w:i/>
      <w:iCs/>
      <w:color w:val="808080" w:themeColor="text1" w:themeTint="7F"/>
    </w:rPr>
  </w:style>
  <w:style w:type="character" w:styleId="IntenseEmphasis">
    <w:name w:val="Intense Emphasis"/>
    <w:basedOn w:val="DefaultParagraphFont"/>
    <w:uiPriority w:val="21"/>
    <w:qFormat/>
    <w:rsid w:val="00075DE7"/>
    <w:rPr>
      <w:b/>
      <w:bCs/>
      <w:i/>
      <w:iCs/>
      <w:color w:val="4F81BD" w:themeColor="accent1"/>
    </w:rPr>
  </w:style>
  <w:style w:type="character" w:styleId="SubtleReference">
    <w:name w:val="Subtle Reference"/>
    <w:basedOn w:val="DefaultParagraphFont"/>
    <w:uiPriority w:val="31"/>
    <w:qFormat/>
    <w:rsid w:val="00075DE7"/>
    <w:rPr>
      <w:smallCaps/>
      <w:color w:val="C0504D" w:themeColor="accent2"/>
      <w:u w:val="single"/>
    </w:rPr>
  </w:style>
  <w:style w:type="character" w:styleId="IntenseReference">
    <w:name w:val="Intense Reference"/>
    <w:basedOn w:val="DefaultParagraphFont"/>
    <w:uiPriority w:val="32"/>
    <w:qFormat/>
    <w:rsid w:val="00075DE7"/>
    <w:rPr>
      <w:b/>
      <w:bCs/>
      <w:smallCaps/>
      <w:color w:val="C0504D" w:themeColor="accent2"/>
      <w:spacing w:val="5"/>
      <w:u w:val="single"/>
    </w:rPr>
  </w:style>
  <w:style w:type="character" w:styleId="BookTitle">
    <w:name w:val="Book Title"/>
    <w:basedOn w:val="DefaultParagraphFont"/>
    <w:uiPriority w:val="33"/>
    <w:qFormat/>
    <w:rsid w:val="00075DE7"/>
    <w:rPr>
      <w:b/>
      <w:bCs/>
      <w:smallCaps/>
      <w:spacing w:val="5"/>
    </w:rPr>
  </w:style>
  <w:style w:type="paragraph" w:styleId="TOCHeading">
    <w:name w:val="TOC Heading"/>
    <w:basedOn w:val="Heading1"/>
    <w:next w:val="Normal"/>
    <w:uiPriority w:val="39"/>
    <w:semiHidden/>
    <w:unhideWhenUsed/>
    <w:qFormat/>
    <w:rsid w:val="003A6E6C"/>
    <w:pPr>
      <w:outlineLvl w:val="9"/>
    </w:pPr>
  </w:style>
  <w:style w:type="character" w:styleId="FootnoteReference">
    <w:name w:val="footnote reference"/>
    <w:basedOn w:val="DefaultParagraphFont"/>
    <w:rsid w:val="008D4D9C"/>
    <w:rPr>
      <w:vertAlign w:val="superscript"/>
    </w:rPr>
  </w:style>
  <w:style w:type="character" w:customStyle="1" w:styleId="Heading20">
    <w:name w:val="Heading 2*"/>
    <w:uiPriority w:val="99"/>
    <w:rsid w:val="00075DE7"/>
    <w:rPr>
      <w:b/>
      <w:bCs/>
      <w:u w:val="single"/>
    </w:rPr>
  </w:style>
  <w:style w:type="character" w:customStyle="1" w:styleId="Hypertext">
    <w:name w:val="Hypertext"/>
    <w:uiPriority w:val="99"/>
    <w:rsid w:val="00075DE7"/>
    <w:rPr>
      <w:color w:val="0000FF"/>
      <w:u w:val="single"/>
    </w:rPr>
  </w:style>
  <w:style w:type="paragraph" w:customStyle="1" w:styleId="SectionStart0">
    <w:name w:val="Section Start"/>
    <w:basedOn w:val="Normal"/>
    <w:autoRedefine/>
    <w:qFormat/>
    <w:rsid w:val="00274D39"/>
    <w:rPr>
      <w:b/>
    </w:rPr>
  </w:style>
  <w:style w:type="paragraph" w:customStyle="1" w:styleId="Subsection">
    <w:name w:val="Subsection"/>
    <w:basedOn w:val="sectionstart"/>
    <w:qFormat/>
    <w:rsid w:val="00274D39"/>
    <w:pPr>
      <w:numPr>
        <w:ilvl w:val="1"/>
        <w:numId w:val="7"/>
      </w:numPr>
      <w:tabs>
        <w:tab w:val="clear" w:pos="-1440"/>
        <w:tab w:val="clear" w:pos="-720"/>
        <w:tab w:val="clear" w:pos="0"/>
        <w:tab w:val="clear" w:pos="2333"/>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7"/>
      </w:tabs>
    </w:pPr>
    <w:rPr>
      <w:b w:val="0"/>
    </w:rPr>
  </w:style>
  <w:style w:type="paragraph" w:customStyle="1" w:styleId="sectionstart">
    <w:name w:val="section start"/>
    <w:basedOn w:val="ListParagraph"/>
    <w:qFormat/>
    <w:rsid w:val="00274D39"/>
    <w:pPr>
      <w:numPr>
        <w:numId w:val="6"/>
      </w:numPr>
      <w:tabs>
        <w:tab w:val="left" w:pos="-1440"/>
        <w:tab w:val="left" w:pos="-720"/>
        <w:tab w:val="left" w:pos="0"/>
        <w:tab w:val="left" w:pos="2333"/>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rPr>
  </w:style>
  <w:style w:type="paragraph" w:customStyle="1" w:styleId="StyleHeading1DarkBlue">
    <w:name w:val="Style Heading 1 + Dark Blue"/>
    <w:basedOn w:val="Heading1"/>
    <w:rsid w:val="0067190B"/>
    <w:pPr>
      <w:keepNext w:val="0"/>
    </w:pPr>
    <w:rPr>
      <w:rFonts w:ascii="Arial Bold" w:eastAsia="MS Mincho" w:hAnsi="Arial Bold"/>
      <w:color w:val="002060"/>
      <w:sz w:val="24"/>
      <w:lang w:val="en-CA"/>
    </w:rPr>
  </w:style>
  <w:style w:type="paragraph" w:customStyle="1" w:styleId="StyleHeading1DarkBlue1">
    <w:name w:val="Style Heading 1 + Dark Blue1"/>
    <w:basedOn w:val="Heading1"/>
    <w:rsid w:val="0067190B"/>
    <w:pPr>
      <w:keepNext w:val="0"/>
    </w:pPr>
    <w:rPr>
      <w:rFonts w:ascii="Arial Bold" w:eastAsia="MS Mincho" w:hAnsi="Arial Bold"/>
      <w:color w:val="002060"/>
      <w:sz w:val="24"/>
      <w:lang w:val="en-CA"/>
    </w:rPr>
  </w:style>
  <w:style w:type="paragraph" w:customStyle="1" w:styleId="StyleHeading1DarkBlue2">
    <w:name w:val="Style Heading 1 + Dark Blue2"/>
    <w:basedOn w:val="Heading1"/>
    <w:rsid w:val="0067190B"/>
    <w:pPr>
      <w:keepNext w:val="0"/>
    </w:pPr>
    <w:rPr>
      <w:rFonts w:ascii="Arial Bold" w:eastAsia="MS Mincho" w:hAnsi="Arial Bold"/>
      <w:color w:val="002060"/>
      <w:sz w:val="24"/>
      <w:lang w:val="en-CA"/>
    </w:rPr>
  </w:style>
  <w:style w:type="paragraph" w:customStyle="1" w:styleId="StyleHeading1DarkBlue3">
    <w:name w:val="Style Heading 1 + Dark Blue3"/>
    <w:basedOn w:val="Heading1"/>
    <w:rsid w:val="0067190B"/>
    <w:pPr>
      <w:keepNext w:val="0"/>
    </w:pPr>
    <w:rPr>
      <w:rFonts w:ascii="Arial Bold" w:eastAsia="MS Mincho" w:hAnsi="Arial Bold"/>
      <w:color w:val="002060"/>
      <w:sz w:val="24"/>
      <w:lang w:val="en-CA"/>
    </w:rPr>
  </w:style>
  <w:style w:type="paragraph" w:customStyle="1" w:styleId="RESUMEHeading">
    <w:name w:val="RESUME Heading"/>
    <w:basedOn w:val="Education"/>
    <w:autoRedefine/>
    <w:qFormat/>
    <w:rsid w:val="00B3107B"/>
    <w:pPr>
      <w:pBdr>
        <w:bottom w:val="single" w:sz="4" w:space="1" w:color="auto"/>
      </w:pBdr>
      <w:spacing w:after="120"/>
    </w:pPr>
    <w:rPr>
      <w:rFonts w:asciiTheme="majorHAnsi" w:hAnsiTheme="majorHAnsi"/>
      <w:noProof/>
      <w:sz w:val="28"/>
      <w:szCs w:val="28"/>
    </w:rPr>
  </w:style>
  <w:style w:type="paragraph" w:customStyle="1" w:styleId="Heading21">
    <w:name w:val="Heading 21"/>
    <w:basedOn w:val="Heading1"/>
    <w:qFormat/>
    <w:rsid w:val="00B213CA"/>
    <w:pPr>
      <w:numPr>
        <w:ilvl w:val="1"/>
        <w:numId w:val="9"/>
      </w:numPr>
    </w:pPr>
    <w:rPr>
      <w:rFonts w:eastAsia="Times New Roman" w:cs="Times New Roman"/>
      <w:sz w:val="22"/>
    </w:rPr>
  </w:style>
  <w:style w:type="paragraph" w:customStyle="1" w:styleId="Styleheading3NotAllcaps">
    <w:name w:val="Style heading 3 + Not All caps"/>
    <w:basedOn w:val="Heading21"/>
    <w:rsid w:val="00B213CA"/>
    <w:pPr>
      <w:numPr>
        <w:ilvl w:val="0"/>
        <w:numId w:val="0"/>
      </w:numPr>
    </w:pPr>
  </w:style>
  <w:style w:type="paragraph" w:customStyle="1" w:styleId="CalloutText">
    <w:name w:val="Callout Text"/>
    <w:basedOn w:val="Normal"/>
    <w:qFormat/>
    <w:rsid w:val="000C0203"/>
    <w:pPr>
      <w:jc w:val="both"/>
    </w:pPr>
    <w:rPr>
      <w:b/>
      <w:color w:val="0082C4"/>
    </w:rPr>
  </w:style>
  <w:style w:type="paragraph" w:customStyle="1" w:styleId="ColorblockHeading">
    <w:name w:val="Colorblock Heading"/>
    <w:basedOn w:val="Normal"/>
    <w:qFormat/>
    <w:rsid w:val="000C0203"/>
    <w:pPr>
      <w:shd w:val="clear" w:color="auto" w:fill="0082C4"/>
      <w:jc w:val="center"/>
    </w:pPr>
    <w:rPr>
      <w:b/>
      <w:color w:val="FFFFFF" w:themeColor="background1"/>
    </w:rPr>
  </w:style>
  <w:style w:type="paragraph" w:customStyle="1" w:styleId="SectionHeading">
    <w:name w:val="Section Heading"/>
    <w:basedOn w:val="Normal"/>
    <w:qFormat/>
    <w:rsid w:val="000C0203"/>
    <w:rPr>
      <w:rFonts w:ascii="Lucida Sans Unicode" w:hAnsi="Lucida Sans Unicode" w:cs="Lucida Sans Unicode"/>
      <w:b/>
      <w:color w:val="0082C4"/>
      <w:spacing w:val="-14"/>
      <w:sz w:val="36"/>
      <w:szCs w:val="36"/>
    </w:rPr>
  </w:style>
  <w:style w:type="paragraph" w:customStyle="1" w:styleId="SectionSubheadings">
    <w:name w:val="Section Subheadings"/>
    <w:basedOn w:val="Normal"/>
    <w:qFormat/>
    <w:rsid w:val="000C0203"/>
    <w:pPr>
      <w:jc w:val="both"/>
    </w:pPr>
    <w:rPr>
      <w:b/>
      <w:color w:val="0082C4"/>
      <w:sz w:val="26"/>
    </w:rPr>
  </w:style>
  <w:style w:type="paragraph" w:customStyle="1" w:styleId="Indicator">
    <w:name w:val="Indicator"/>
    <w:basedOn w:val="Heading3"/>
    <w:rsid w:val="008D4D9C"/>
    <w:pPr>
      <w:pBdr>
        <w:top w:val="single" w:sz="12" w:space="6" w:color="auto"/>
        <w:left w:val="single" w:sz="12" w:space="6" w:color="auto"/>
        <w:bottom w:val="single" w:sz="12" w:space="6" w:color="auto"/>
        <w:right w:val="single" w:sz="12" w:space="6" w:color="auto"/>
      </w:pBdr>
      <w:shd w:val="clear" w:color="auto" w:fill="737373"/>
      <w:spacing w:before="100" w:beforeAutospacing="1" w:after="100" w:afterAutospacing="1"/>
    </w:pPr>
    <w:rPr>
      <w:iCs/>
      <w:color w:val="FFFFFF"/>
    </w:rPr>
  </w:style>
  <w:style w:type="paragraph" w:styleId="FootnoteText">
    <w:name w:val="footnote text"/>
    <w:basedOn w:val="Normal"/>
    <w:link w:val="FootnoteTextChar"/>
    <w:rsid w:val="008D4D9C"/>
    <w:pPr>
      <w:ind w:left="144" w:hanging="144"/>
    </w:pPr>
    <w:rPr>
      <w:sz w:val="20"/>
      <w:szCs w:val="20"/>
    </w:rPr>
  </w:style>
  <w:style w:type="character" w:customStyle="1" w:styleId="FootnoteTextChar">
    <w:name w:val="Footnote Text Char"/>
    <w:basedOn w:val="DefaultParagraphFont"/>
    <w:link w:val="FootnoteText"/>
    <w:rsid w:val="008D4D9C"/>
    <w:rPr>
      <w:rFonts w:asciiTheme="minorHAnsi" w:eastAsia="Times New Roman" w:hAnsiTheme="minorHAnsi"/>
      <w:sz w:val="20"/>
      <w:szCs w:val="20"/>
      <w:lang w:bidi="ar-SA"/>
    </w:rPr>
  </w:style>
  <w:style w:type="paragraph" w:styleId="DocumentMap">
    <w:name w:val="Document Map"/>
    <w:basedOn w:val="Normal"/>
    <w:link w:val="DocumentMapChar"/>
    <w:rsid w:val="008D4D9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8D4D9C"/>
    <w:rPr>
      <w:rFonts w:ascii="Tahoma" w:eastAsia="Times New Roman" w:hAnsi="Tahoma" w:cs="Tahoma"/>
      <w:sz w:val="20"/>
      <w:szCs w:val="20"/>
      <w:shd w:val="clear" w:color="auto" w:fill="000080"/>
      <w:lang w:bidi="ar-SA"/>
    </w:rPr>
  </w:style>
  <w:style w:type="paragraph" w:styleId="Caption">
    <w:name w:val="caption"/>
    <w:basedOn w:val="Normal"/>
    <w:next w:val="Normal"/>
    <w:qFormat/>
    <w:rsid w:val="008D4D9C"/>
    <w:pPr>
      <w:keepNext/>
      <w:keepLines/>
      <w:spacing w:after="120"/>
    </w:pPr>
    <w:rPr>
      <w:b/>
      <w:bCs/>
      <w:szCs w:val="20"/>
    </w:rPr>
  </w:style>
  <w:style w:type="paragraph" w:styleId="EndnoteText">
    <w:name w:val="endnote text"/>
    <w:basedOn w:val="Normal"/>
    <w:link w:val="EndnoteTextChar"/>
    <w:rsid w:val="008D4D9C"/>
    <w:pPr>
      <w:spacing w:after="60"/>
      <w:ind w:left="216" w:hanging="216"/>
    </w:pPr>
    <w:rPr>
      <w:sz w:val="20"/>
      <w:szCs w:val="20"/>
    </w:rPr>
  </w:style>
  <w:style w:type="character" w:customStyle="1" w:styleId="EndnoteTextChar">
    <w:name w:val="Endnote Text Char"/>
    <w:basedOn w:val="DefaultParagraphFont"/>
    <w:link w:val="EndnoteText"/>
    <w:rsid w:val="008D4D9C"/>
    <w:rPr>
      <w:rFonts w:asciiTheme="minorHAnsi" w:eastAsia="Times New Roman" w:hAnsiTheme="minorHAnsi"/>
      <w:sz w:val="20"/>
      <w:szCs w:val="20"/>
      <w:lang w:bidi="ar-SA"/>
    </w:rPr>
  </w:style>
  <w:style w:type="character" w:styleId="EndnoteReference">
    <w:name w:val="endnote reference"/>
    <w:basedOn w:val="DefaultParagraphFont"/>
    <w:rsid w:val="008D4D9C"/>
    <w:rPr>
      <w:vertAlign w:val="superscript"/>
    </w:rPr>
  </w:style>
  <w:style w:type="character" w:customStyle="1" w:styleId="StyleComicSansMS">
    <w:name w:val="Style Comic Sans MS"/>
    <w:basedOn w:val="DefaultParagraphFont"/>
    <w:rsid w:val="008D4D9C"/>
    <w:rPr>
      <w:rFonts w:ascii="Comic Sans MS" w:hAnsi="Comic Sans MS"/>
      <w:sz w:val="20"/>
    </w:rPr>
  </w:style>
  <w:style w:type="character" w:styleId="FollowedHyperlink">
    <w:name w:val="FollowedHyperlink"/>
    <w:basedOn w:val="DefaultParagraphFont"/>
    <w:rsid w:val="008D4D9C"/>
    <w:rPr>
      <w:color w:val="800080"/>
      <w:u w:val="single"/>
    </w:rPr>
  </w:style>
  <w:style w:type="paragraph" w:customStyle="1" w:styleId="FigureCaption">
    <w:name w:val="Figure Caption"/>
    <w:basedOn w:val="Normal"/>
    <w:link w:val="FigureCaptionChar"/>
    <w:qFormat/>
    <w:rsid w:val="008D4D9C"/>
    <w:pPr>
      <w:keepNext/>
      <w:keepLines/>
      <w:autoSpaceDE w:val="0"/>
      <w:autoSpaceDN w:val="0"/>
      <w:adjustRightInd w:val="0"/>
      <w:spacing w:before="120" w:after="120" w:line="276" w:lineRule="auto"/>
    </w:pPr>
    <w:rPr>
      <w:i/>
      <w:sz w:val="22"/>
    </w:rPr>
  </w:style>
  <w:style w:type="character" w:customStyle="1" w:styleId="FigureCaptionChar">
    <w:name w:val="Figure Caption Char"/>
    <w:basedOn w:val="DefaultParagraphFont"/>
    <w:link w:val="FigureCaption"/>
    <w:rsid w:val="008D4D9C"/>
    <w:rPr>
      <w:rFonts w:asciiTheme="minorHAnsi" w:eastAsia="Times New Roman" w:hAnsiTheme="minorHAnsi"/>
      <w:i/>
      <w:szCs w:val="24"/>
      <w:lang w:bidi="ar-SA"/>
    </w:rPr>
  </w:style>
  <w:style w:type="paragraph" w:customStyle="1" w:styleId="SourceText">
    <w:name w:val="Source Text"/>
    <w:basedOn w:val="BodyText"/>
    <w:link w:val="SourceTextChar"/>
    <w:qFormat/>
    <w:rsid w:val="008D4D9C"/>
    <w:pPr>
      <w:spacing w:after="480"/>
    </w:pPr>
  </w:style>
  <w:style w:type="character" w:customStyle="1" w:styleId="SourceTextChar">
    <w:name w:val="Source Text Char"/>
    <w:basedOn w:val="BodyTextChar"/>
    <w:link w:val="SourceText"/>
    <w:rsid w:val="008D4D9C"/>
    <w:rPr>
      <w:rFonts w:asciiTheme="minorHAnsi" w:eastAsia="Times New Roman" w:hAnsiTheme="minorHAnsi"/>
      <w:bCs/>
      <w:lang w:bidi="ar-SA"/>
    </w:rPr>
  </w:style>
  <w:style w:type="paragraph" w:customStyle="1" w:styleId="Figure">
    <w:name w:val="Figure"/>
    <w:basedOn w:val="Caption"/>
    <w:qFormat/>
    <w:rsid w:val="008D4D9C"/>
    <w:rPr>
      <w:b w:val="0"/>
      <w:szCs w:val="22"/>
    </w:rPr>
  </w:style>
  <w:style w:type="character" w:customStyle="1" w:styleId="Bullet2CharChar">
    <w:name w:val="Bullet 2 Char Char"/>
    <w:basedOn w:val="DefaultParagraphFont"/>
    <w:link w:val="Bullet2"/>
    <w:rsid w:val="008D4D9C"/>
    <w:rPr>
      <w:rFonts w:asciiTheme="minorHAnsi" w:eastAsia="Times New Roman" w:hAnsiTheme="minorHAnsi"/>
      <w:bCs/>
      <w:lang w:bidi="ar-SA"/>
    </w:rPr>
  </w:style>
  <w:style w:type="character" w:customStyle="1" w:styleId="apple-converted-space">
    <w:name w:val="apple-converted-space"/>
    <w:basedOn w:val="DefaultParagraphFont"/>
    <w:rsid w:val="00374DBA"/>
  </w:style>
  <w:style w:type="paragraph" w:styleId="z-BottomofForm">
    <w:name w:val="HTML Bottom of Form"/>
    <w:basedOn w:val="Normal"/>
    <w:next w:val="Normal"/>
    <w:link w:val="z-BottomofFormChar"/>
    <w:hidden/>
    <w:uiPriority w:val="99"/>
    <w:semiHidden/>
    <w:unhideWhenUsed/>
    <w:rsid w:val="002473C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473C3"/>
    <w:rPr>
      <w:rFonts w:ascii="Arial" w:eastAsia="Times New Roman" w:hAnsi="Arial" w:cs="Arial"/>
      <w:vanish/>
      <w:sz w:val="16"/>
      <w:szCs w:val="16"/>
      <w:lang w:bidi="ar-SA"/>
    </w:rPr>
  </w:style>
  <w:style w:type="paragraph" w:styleId="Revision">
    <w:name w:val="Revision"/>
    <w:hidden/>
    <w:uiPriority w:val="99"/>
    <w:semiHidden/>
    <w:rsid w:val="002473C3"/>
    <w:pPr>
      <w:spacing w:after="0" w:line="240" w:lineRule="auto"/>
    </w:pPr>
    <w:rPr>
      <w:rFonts w:asciiTheme="minorHAnsi" w:eastAsia="Times New Roman" w:hAnsiTheme="minorHAnsi"/>
      <w:sz w:val="24"/>
      <w:szCs w:val="24"/>
      <w:lang w:bidi="ar-SA"/>
    </w:rPr>
  </w:style>
  <w:style w:type="character" w:styleId="UnresolvedMention">
    <w:name w:val="Unresolved Mention"/>
    <w:basedOn w:val="DefaultParagraphFont"/>
    <w:uiPriority w:val="99"/>
    <w:semiHidden/>
    <w:unhideWhenUsed/>
    <w:rsid w:val="00B21775"/>
    <w:rPr>
      <w:color w:val="605E5C"/>
      <w:shd w:val="clear" w:color="auto" w:fill="E1DFDD"/>
    </w:rPr>
  </w:style>
  <w:style w:type="paragraph" w:styleId="Bibliography">
    <w:name w:val="Bibliography"/>
    <w:basedOn w:val="Normal"/>
    <w:next w:val="Normal"/>
    <w:uiPriority w:val="37"/>
    <w:unhideWhenUsed/>
    <w:rsid w:val="0029264A"/>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8640">
      <w:bodyDiv w:val="1"/>
      <w:marLeft w:val="0"/>
      <w:marRight w:val="0"/>
      <w:marTop w:val="0"/>
      <w:marBottom w:val="0"/>
      <w:divBdr>
        <w:top w:val="none" w:sz="0" w:space="0" w:color="auto"/>
        <w:left w:val="none" w:sz="0" w:space="0" w:color="auto"/>
        <w:bottom w:val="none" w:sz="0" w:space="0" w:color="auto"/>
        <w:right w:val="none" w:sz="0" w:space="0" w:color="auto"/>
      </w:divBdr>
      <w:divsChild>
        <w:div w:id="1949581282">
          <w:marLeft w:val="0"/>
          <w:marRight w:val="0"/>
          <w:marTop w:val="0"/>
          <w:marBottom w:val="0"/>
          <w:divBdr>
            <w:top w:val="none" w:sz="0" w:space="0" w:color="auto"/>
            <w:left w:val="none" w:sz="0" w:space="0" w:color="auto"/>
            <w:bottom w:val="none" w:sz="0" w:space="0" w:color="auto"/>
            <w:right w:val="none" w:sz="0" w:space="0" w:color="auto"/>
          </w:divBdr>
        </w:div>
        <w:div w:id="1238442909">
          <w:marLeft w:val="0"/>
          <w:marRight w:val="0"/>
          <w:marTop w:val="0"/>
          <w:marBottom w:val="0"/>
          <w:divBdr>
            <w:top w:val="none" w:sz="0" w:space="0" w:color="auto"/>
            <w:left w:val="none" w:sz="0" w:space="0" w:color="auto"/>
            <w:bottom w:val="none" w:sz="0" w:space="0" w:color="auto"/>
            <w:right w:val="none" w:sz="0" w:space="0" w:color="auto"/>
          </w:divBdr>
        </w:div>
        <w:div w:id="1624313073">
          <w:marLeft w:val="0"/>
          <w:marRight w:val="0"/>
          <w:marTop w:val="0"/>
          <w:marBottom w:val="0"/>
          <w:divBdr>
            <w:top w:val="none" w:sz="0" w:space="0" w:color="auto"/>
            <w:left w:val="none" w:sz="0" w:space="0" w:color="auto"/>
            <w:bottom w:val="none" w:sz="0" w:space="0" w:color="auto"/>
            <w:right w:val="none" w:sz="0" w:space="0" w:color="auto"/>
          </w:divBdr>
        </w:div>
        <w:div w:id="178543285">
          <w:marLeft w:val="0"/>
          <w:marRight w:val="0"/>
          <w:marTop w:val="0"/>
          <w:marBottom w:val="0"/>
          <w:divBdr>
            <w:top w:val="none" w:sz="0" w:space="0" w:color="auto"/>
            <w:left w:val="none" w:sz="0" w:space="0" w:color="auto"/>
            <w:bottom w:val="none" w:sz="0" w:space="0" w:color="auto"/>
            <w:right w:val="none" w:sz="0" w:space="0" w:color="auto"/>
          </w:divBdr>
        </w:div>
        <w:div w:id="1791590300">
          <w:marLeft w:val="0"/>
          <w:marRight w:val="0"/>
          <w:marTop w:val="0"/>
          <w:marBottom w:val="0"/>
          <w:divBdr>
            <w:top w:val="none" w:sz="0" w:space="0" w:color="auto"/>
            <w:left w:val="none" w:sz="0" w:space="0" w:color="auto"/>
            <w:bottom w:val="none" w:sz="0" w:space="0" w:color="auto"/>
            <w:right w:val="none" w:sz="0" w:space="0" w:color="auto"/>
          </w:divBdr>
        </w:div>
        <w:div w:id="620842762">
          <w:marLeft w:val="0"/>
          <w:marRight w:val="0"/>
          <w:marTop w:val="0"/>
          <w:marBottom w:val="0"/>
          <w:divBdr>
            <w:top w:val="none" w:sz="0" w:space="0" w:color="auto"/>
            <w:left w:val="none" w:sz="0" w:space="0" w:color="auto"/>
            <w:bottom w:val="none" w:sz="0" w:space="0" w:color="auto"/>
            <w:right w:val="none" w:sz="0" w:space="0" w:color="auto"/>
          </w:divBdr>
        </w:div>
        <w:div w:id="1254898492">
          <w:marLeft w:val="0"/>
          <w:marRight w:val="0"/>
          <w:marTop w:val="0"/>
          <w:marBottom w:val="0"/>
          <w:divBdr>
            <w:top w:val="none" w:sz="0" w:space="0" w:color="auto"/>
            <w:left w:val="none" w:sz="0" w:space="0" w:color="auto"/>
            <w:bottom w:val="none" w:sz="0" w:space="0" w:color="auto"/>
            <w:right w:val="none" w:sz="0" w:space="0" w:color="auto"/>
          </w:divBdr>
        </w:div>
        <w:div w:id="302471153">
          <w:marLeft w:val="0"/>
          <w:marRight w:val="0"/>
          <w:marTop w:val="0"/>
          <w:marBottom w:val="0"/>
          <w:divBdr>
            <w:top w:val="none" w:sz="0" w:space="0" w:color="auto"/>
            <w:left w:val="none" w:sz="0" w:space="0" w:color="auto"/>
            <w:bottom w:val="none" w:sz="0" w:space="0" w:color="auto"/>
            <w:right w:val="none" w:sz="0" w:space="0" w:color="auto"/>
          </w:divBdr>
        </w:div>
        <w:div w:id="1285961518">
          <w:marLeft w:val="0"/>
          <w:marRight w:val="0"/>
          <w:marTop w:val="0"/>
          <w:marBottom w:val="0"/>
          <w:divBdr>
            <w:top w:val="none" w:sz="0" w:space="0" w:color="auto"/>
            <w:left w:val="none" w:sz="0" w:space="0" w:color="auto"/>
            <w:bottom w:val="none" w:sz="0" w:space="0" w:color="auto"/>
            <w:right w:val="none" w:sz="0" w:space="0" w:color="auto"/>
          </w:divBdr>
        </w:div>
        <w:div w:id="2109542906">
          <w:marLeft w:val="0"/>
          <w:marRight w:val="0"/>
          <w:marTop w:val="0"/>
          <w:marBottom w:val="0"/>
          <w:divBdr>
            <w:top w:val="none" w:sz="0" w:space="0" w:color="auto"/>
            <w:left w:val="none" w:sz="0" w:space="0" w:color="auto"/>
            <w:bottom w:val="none" w:sz="0" w:space="0" w:color="auto"/>
            <w:right w:val="none" w:sz="0" w:space="0" w:color="auto"/>
          </w:divBdr>
        </w:div>
        <w:div w:id="1127507916">
          <w:marLeft w:val="0"/>
          <w:marRight w:val="0"/>
          <w:marTop w:val="0"/>
          <w:marBottom w:val="0"/>
          <w:divBdr>
            <w:top w:val="none" w:sz="0" w:space="0" w:color="auto"/>
            <w:left w:val="none" w:sz="0" w:space="0" w:color="auto"/>
            <w:bottom w:val="none" w:sz="0" w:space="0" w:color="auto"/>
            <w:right w:val="none" w:sz="0" w:space="0" w:color="auto"/>
          </w:divBdr>
        </w:div>
        <w:div w:id="763107283">
          <w:marLeft w:val="0"/>
          <w:marRight w:val="0"/>
          <w:marTop w:val="0"/>
          <w:marBottom w:val="0"/>
          <w:divBdr>
            <w:top w:val="none" w:sz="0" w:space="0" w:color="auto"/>
            <w:left w:val="none" w:sz="0" w:space="0" w:color="auto"/>
            <w:bottom w:val="none" w:sz="0" w:space="0" w:color="auto"/>
            <w:right w:val="none" w:sz="0" w:space="0" w:color="auto"/>
          </w:divBdr>
        </w:div>
      </w:divsChild>
    </w:div>
    <w:div w:id="1036738136">
      <w:bodyDiv w:val="1"/>
      <w:marLeft w:val="0"/>
      <w:marRight w:val="0"/>
      <w:marTop w:val="0"/>
      <w:marBottom w:val="0"/>
      <w:divBdr>
        <w:top w:val="none" w:sz="0" w:space="0" w:color="auto"/>
        <w:left w:val="none" w:sz="0" w:space="0" w:color="auto"/>
        <w:bottom w:val="none" w:sz="0" w:space="0" w:color="auto"/>
        <w:right w:val="none" w:sz="0" w:space="0" w:color="auto"/>
      </w:divBdr>
    </w:div>
    <w:div w:id="1579514041">
      <w:bodyDiv w:val="1"/>
      <w:marLeft w:val="0"/>
      <w:marRight w:val="0"/>
      <w:marTop w:val="0"/>
      <w:marBottom w:val="0"/>
      <w:divBdr>
        <w:top w:val="none" w:sz="0" w:space="0" w:color="auto"/>
        <w:left w:val="none" w:sz="0" w:space="0" w:color="auto"/>
        <w:bottom w:val="none" w:sz="0" w:space="0" w:color="auto"/>
        <w:right w:val="none" w:sz="0" w:space="0" w:color="auto"/>
      </w:divBdr>
      <w:divsChild>
        <w:div w:id="1446146345">
          <w:marLeft w:val="0"/>
          <w:marRight w:val="0"/>
          <w:marTop w:val="0"/>
          <w:marBottom w:val="0"/>
          <w:divBdr>
            <w:top w:val="none" w:sz="0" w:space="0" w:color="auto"/>
            <w:left w:val="none" w:sz="0" w:space="0" w:color="auto"/>
            <w:bottom w:val="none" w:sz="0" w:space="0" w:color="auto"/>
            <w:right w:val="none" w:sz="0" w:space="0" w:color="auto"/>
          </w:divBdr>
        </w:div>
      </w:divsChild>
    </w:div>
    <w:div w:id="164542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hyperlink" Target="https://www.epa.gov/climate-indicators" TargetMode="External"/><Relationship Id="rId1" Type="http://schemas.openxmlformats.org/officeDocument/2006/relationships/image" Target="media/image3.tiff"/></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1E58FA-27C6-41C8-8030-3A455B15516F}">
  <ds:schemaRefs>
    <ds:schemaRef ds:uri="http://schemas.openxmlformats.org/officeDocument/2006/bibliography"/>
  </ds:schemaRefs>
</ds:datastoreItem>
</file>

<file path=customXml/itemProps2.xml><?xml version="1.0" encoding="utf-8"?>
<ds:datastoreItem xmlns:ds="http://schemas.openxmlformats.org/officeDocument/2006/customXml" ds:itemID="{5F9A5049-A3EF-4836-8546-D80692E5B0C2}"/>
</file>

<file path=customXml/itemProps3.xml><?xml version="1.0" encoding="utf-8"?>
<ds:datastoreItem xmlns:ds="http://schemas.openxmlformats.org/officeDocument/2006/customXml" ds:itemID="{0231CD27-6407-43F4-A7E1-26A6F36F2C57}">
  <ds:schemaRefs>
    <ds:schemaRef ds:uri="http://schemas.microsoft.com/office/2006/metadata/properties"/>
    <ds:schemaRef ds:uri="http://schemas.microsoft.com/office/infopath/2007/PartnerControls"/>
    <ds:schemaRef ds:uri="924ddb61-764c-4703-9da6-ddf852dc8a22"/>
    <ds:schemaRef ds:uri="11d857ff-f4c9-431c-b3f0-894cf5d81aa2"/>
  </ds:schemaRefs>
</ds:datastoreItem>
</file>

<file path=customXml/itemProps4.xml><?xml version="1.0" encoding="utf-8"?>
<ds:datastoreItem xmlns:ds="http://schemas.openxmlformats.org/officeDocument/2006/customXml" ds:itemID="{E8F36C65-A7BF-4BEC-841B-73C10BB4D7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5</Pages>
  <Words>3699</Words>
  <Characters>21085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Ragweed Pollen Season</vt:lpstr>
    </vt:vector>
  </TitlesOfParts>
  <Company>Eastern Research Group, Inc.</Company>
  <LinksUpToDate>false</LinksUpToDate>
  <CharactersWithSpaces>24735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Ragweed Pollen Season</dc:title>
  <dc:subject>This indicator depicts changes in the length of ragweed pollen season in the United States and Canada.</dc:subject>
  <dc:creator>US EPA, OAR, Climate Change Division</dc:creator>
  <cp:keywords>climate change; global warming; science; indicator; data; society; health; ragweed; pollen; allergy</cp:keywords>
  <dc:description/>
  <cp:lastModifiedBy>Matthew Mitchell</cp:lastModifiedBy>
  <cp:revision>31</cp:revision>
  <dcterms:created xsi:type="dcterms:W3CDTF">2021-12-30T16:26:00Z</dcterms:created>
  <dcterms:modified xsi:type="dcterms:W3CDTF">2024-04-29T20:15:00Z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MediaServiceImageTags">
    <vt:lpwstr/>
  </property>
  <property fmtid="{D5CDD505-2E9C-101B-9397-08002B2CF9AE}" pid="4" name="ZOTERO_PREF_1">
    <vt:lpwstr>&lt;data data-version="3" zotero-version="6.0.36"&gt;&lt;session id="M7N7dzlQ"/&gt;&lt;style id="http://www.zotero.org/styles/climate-indicators-apa-7th-edition-numeric-superscript-including-access-dates" locale="en-US" hasBibliography="1" bibliographyStyleHasBeenSet="1</vt:lpwstr>
  </property>
  <property fmtid="{D5CDD505-2E9C-101B-9397-08002B2CF9AE}" pid="5" name="ZOTERO_PREF_2">
    <vt:lpwstr>"/&gt;&lt;prefs&gt;&lt;pref name="fieldType" value="Field"/&gt;&lt;/prefs&gt;&lt;/data&gt;</vt:lpwstr>
  </property>
</Properties>
</file>